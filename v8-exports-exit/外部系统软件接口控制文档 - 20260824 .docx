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BC9D3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  <w:lang w:val="en-US" w:eastAsia="zh-CN"/>
        </w:rPr>
      </w:pPr>
      <w:r>
        <w:rPr>
          <w:rFonts w:hint="eastAsia" w:ascii="黑体" w:eastAsia="黑体" w:cs="黑体"/>
          <w:sz w:val="26"/>
          <w:szCs w:val="26"/>
          <w:lang w:val="en-US" w:eastAsia="zh-CN"/>
        </w:rPr>
        <w:t>4</w:t>
      </w:r>
      <w:r>
        <w:rPr>
          <w:rFonts w:hint="default" w:ascii="黑体" w:hAnsi="宋体" w:eastAsia="黑体" w:cs="黑体"/>
          <w:sz w:val="26"/>
          <w:szCs w:val="26"/>
        </w:rPr>
        <w:t>.</w:t>
      </w:r>
      <w:r>
        <w:rPr>
          <w:rFonts w:hint="eastAsia" w:ascii="黑体" w:hAnsi="宋体" w:eastAsia="黑体" w:cs="黑体"/>
          <w:sz w:val="26"/>
          <w:szCs w:val="26"/>
          <w:lang w:val="en-US" w:eastAsia="zh-CN"/>
        </w:rPr>
        <w:t>3</w:t>
      </w:r>
      <w:r>
        <w:rPr>
          <w:rFonts w:hint="default" w:ascii="黑体" w:hAnsi="宋体" w:eastAsia="黑体" w:cs="黑体"/>
          <w:sz w:val="26"/>
          <w:szCs w:val="26"/>
        </w:rPr>
        <w:t xml:space="preserve"> 接口INT-00</w:t>
      </w:r>
      <w:r>
        <w:rPr>
          <w:rFonts w:hint="eastAsia" w:ascii="黑体" w:hAnsi="宋体" w:eastAsia="黑体" w:cs="黑体"/>
          <w:sz w:val="26"/>
          <w:szCs w:val="26"/>
          <w:lang w:val="en-US" w:eastAsia="zh-CN"/>
        </w:rPr>
        <w:t>3</w:t>
      </w:r>
      <w:r>
        <w:rPr>
          <w:rFonts w:hint="default" w:ascii="黑体" w:hAnsi="宋体" w:eastAsia="黑体" w:cs="黑体"/>
          <w:sz w:val="26"/>
          <w:szCs w:val="26"/>
        </w:rPr>
        <w:t>：</w:t>
      </w:r>
      <w:r>
        <w:rPr>
          <w:rFonts w:hint="eastAsia" w:ascii="黑体" w:hAnsi="宋体" w:eastAsia="黑体" w:cs="黑体"/>
          <w:sz w:val="26"/>
          <w:szCs w:val="26"/>
          <w:lang w:val="en-US" w:eastAsia="zh-CN"/>
        </w:rPr>
        <w:t>633 CCS智能舷窗接口</w:t>
      </w:r>
    </w:p>
    <w:p w14:paraId="4BB0C804">
      <w:pPr>
        <w:pStyle w:val="5"/>
        <w:spacing w:before="200" w:beforeAutospacing="0" w:after="100" w:afterAutospacing="0" w:line="300" w:lineRule="auto"/>
        <w:ind w:left="0" w:leftChars="0" w:right="0" w:rightChars="0"/>
        <w:rPr>
          <w:rFonts w:hint="eastAsia" w:ascii="黑体" w:hAnsi="宋体" w:eastAsia="黑体" w:cs="黑体"/>
          <w:sz w:val="24"/>
          <w:szCs w:val="24"/>
          <w:lang w:val="en-US" w:eastAsia="zh-CN"/>
        </w:rPr>
      </w:pPr>
      <w:r>
        <w:rPr>
          <w:rFonts w:hint="eastAsia" w:ascii="黑体" w:hAnsi="宋体" w:cs="黑体"/>
          <w:sz w:val="24"/>
          <w:szCs w:val="24"/>
          <w:lang w:val="en-US" w:eastAsia="zh-CN"/>
        </w:rPr>
        <w:t>4</w:t>
      </w:r>
      <w:r>
        <w:rPr>
          <w:rFonts w:hint="default" w:ascii="黑体" w:hAnsi="宋体" w:eastAsia="黑体" w:cs="黑体"/>
          <w:sz w:val="24"/>
          <w:szCs w:val="24"/>
        </w:rPr>
        <w:t>.</w:t>
      </w:r>
      <w:r>
        <w:rPr>
          <w:rFonts w:hint="eastAsia" w:ascii="黑体" w:hAnsi="宋体" w:cs="黑体"/>
          <w:sz w:val="24"/>
          <w:szCs w:val="24"/>
          <w:lang w:val="en-US" w:eastAsia="zh-CN"/>
        </w:rPr>
        <w:t>3</w:t>
      </w:r>
      <w:r>
        <w:rPr>
          <w:rFonts w:hint="default" w:ascii="黑体" w:hAnsi="宋体" w:eastAsia="黑体" w:cs="黑体"/>
          <w:sz w:val="24"/>
          <w:szCs w:val="24"/>
        </w:rPr>
        <w:t>.1 接口</w:t>
      </w:r>
      <w:r>
        <w:rPr>
          <w:rFonts w:hint="eastAsia" w:ascii="黑体" w:hAnsi="宋体" w:cs="黑体"/>
          <w:sz w:val="24"/>
          <w:szCs w:val="24"/>
          <w:lang w:val="en-US" w:eastAsia="zh-CN"/>
        </w:rPr>
        <w:t>定义</w:t>
      </w:r>
      <w:bookmarkStart w:id="0" w:name="_GoBack"/>
      <w:bookmarkEnd w:id="0"/>
    </w:p>
    <w:p w14:paraId="3DB6A30D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default" w:ascii="宋体" w:hAnsi="宋体" w:eastAsia="宋体" w:cs="宋体"/>
          <w:b/>
          <w:sz w:val="24"/>
          <w:szCs w:val="24"/>
        </w:rPr>
        <w:t>接口ID：</w:t>
      </w:r>
      <w:r>
        <w:rPr>
          <w:rFonts w:hint="default" w:ascii="宋体" w:hAnsi="宋体" w:eastAsia="宋体" w:cs="宋体"/>
          <w:sz w:val="24"/>
          <w:szCs w:val="24"/>
        </w:rPr>
        <w:t>INT-00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</w:p>
    <w:p w14:paraId="1011A236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源系统：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633 CCS智能舷窗</w:t>
      </w:r>
    </w:p>
    <w:p w14:paraId="1A816E77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sz w:val="24"/>
          <w:szCs w:val="24"/>
        </w:rPr>
        <w:t>目标系统：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FLYHUB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机载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链路管理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服务软件</w:t>
      </w:r>
    </w:p>
    <w:p w14:paraId="0331E5DA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sz w:val="24"/>
          <w:szCs w:val="24"/>
        </w:rPr>
        <w:t>功能描述：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CIU传输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智能舷窗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的明暗挡位数据给FLUHUB，再由FLUHUB转发到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前中后舱网联数据软件平台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。</w:t>
      </w:r>
    </w:p>
    <w:p w14:paraId="75BE4295">
      <w:pPr>
        <w:pStyle w:val="5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eastAsia" w:ascii="黑体" w:hAnsi="宋体" w:cs="黑体"/>
          <w:sz w:val="24"/>
          <w:szCs w:val="24"/>
          <w:lang w:val="en-US" w:eastAsia="zh-CN"/>
        </w:rPr>
        <w:t>4</w:t>
      </w:r>
      <w:r>
        <w:rPr>
          <w:rFonts w:hint="default" w:ascii="黑体" w:hAnsi="宋体" w:eastAsia="黑体" w:cs="黑体"/>
          <w:sz w:val="24"/>
          <w:szCs w:val="24"/>
        </w:rPr>
        <w:t>.</w:t>
      </w:r>
      <w:r>
        <w:rPr>
          <w:rFonts w:hint="eastAsia" w:ascii="黑体" w:hAnsi="宋体" w:cs="黑体"/>
          <w:sz w:val="24"/>
          <w:szCs w:val="24"/>
          <w:lang w:val="en-US" w:eastAsia="zh-CN"/>
        </w:rPr>
        <w:t>3</w:t>
      </w:r>
      <w:r>
        <w:rPr>
          <w:rFonts w:hint="default" w:ascii="黑体" w:hAnsi="宋体" w:eastAsia="黑体" w:cs="黑体"/>
          <w:sz w:val="24"/>
          <w:szCs w:val="24"/>
        </w:rPr>
        <w:t>.2 接口协议</w:t>
      </w:r>
    </w:p>
    <w:p w14:paraId="20E591DD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default" w:ascii="宋体" w:hAnsi="宋体" w:eastAsia="宋体" w:cs="宋体"/>
          <w:b/>
          <w:sz w:val="24"/>
          <w:szCs w:val="24"/>
        </w:rPr>
        <w:t>协议类型：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UDP</w:t>
      </w:r>
    </w:p>
    <w:p w14:paraId="0E8AEB4A">
      <w:pPr>
        <w:pStyle w:val="5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eastAsia" w:ascii="黑体" w:hAnsi="宋体" w:cs="黑体"/>
          <w:sz w:val="24"/>
          <w:szCs w:val="24"/>
          <w:lang w:val="en-US" w:eastAsia="zh-CN"/>
        </w:rPr>
        <w:t>4</w:t>
      </w:r>
      <w:r>
        <w:rPr>
          <w:rFonts w:hint="default" w:ascii="黑体" w:hAnsi="宋体" w:eastAsia="黑体" w:cs="黑体"/>
          <w:sz w:val="24"/>
          <w:szCs w:val="24"/>
        </w:rPr>
        <w:t>.</w:t>
      </w:r>
      <w:r>
        <w:rPr>
          <w:rFonts w:hint="eastAsia" w:ascii="黑体" w:hAnsi="宋体" w:cs="黑体"/>
          <w:sz w:val="24"/>
          <w:szCs w:val="24"/>
          <w:lang w:val="en-US" w:eastAsia="zh-CN"/>
        </w:rPr>
        <w:t>3</w:t>
      </w:r>
      <w:r>
        <w:rPr>
          <w:rFonts w:hint="default" w:ascii="黑体" w:hAnsi="宋体" w:eastAsia="黑体" w:cs="黑体"/>
          <w:sz w:val="24"/>
          <w:szCs w:val="24"/>
        </w:rPr>
        <w:t>.3 数据格式</w:t>
      </w:r>
    </w:p>
    <w:p w14:paraId="18DB10A3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default" w:ascii="宋体" w:hAnsi="宋体" w:eastAsia="宋体" w:cs="宋体"/>
          <w:b/>
          <w:sz w:val="24"/>
          <w:szCs w:val="24"/>
        </w:rPr>
        <w:t>数据格式：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JSON</w:t>
      </w:r>
    </w:p>
    <w:p w14:paraId="7FD89869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字符编码：</w:t>
      </w:r>
      <w:r>
        <w:rPr>
          <w:rFonts w:hint="default" w:ascii="宋体" w:hAnsi="宋体" w:eastAsia="宋体" w:cs="宋体"/>
          <w:sz w:val="24"/>
          <w:szCs w:val="24"/>
        </w:rPr>
        <w:t>UTF-8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1"/>
        <w:gridCol w:w="965"/>
        <w:gridCol w:w="1607"/>
        <w:gridCol w:w="2992"/>
        <w:gridCol w:w="666"/>
      </w:tblGrid>
      <w:tr w14:paraId="53D9B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153F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96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63CC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60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08FF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29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614B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</w:t>
            </w:r>
          </w:p>
        </w:tc>
        <w:tc>
          <w:tcPr>
            <w:tcW w:w="6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46D9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15711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E88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windowId</w:t>
            </w:r>
          </w:p>
        </w:tc>
        <w:tc>
          <w:tcPr>
            <w:tcW w:w="96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F8E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60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42F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舷窗编号</w:t>
            </w:r>
          </w:p>
        </w:tc>
        <w:tc>
          <w:tcPr>
            <w:tcW w:w="29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0FA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1~200</w:t>
            </w:r>
          </w:p>
        </w:tc>
        <w:tc>
          <w:tcPr>
            <w:tcW w:w="6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78F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5ACE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6E8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zoneId</w:t>
            </w:r>
          </w:p>
        </w:tc>
        <w:tc>
          <w:tcPr>
            <w:tcW w:w="96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0A4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60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E63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舱位区域</w:t>
            </w:r>
          </w:p>
        </w:tc>
        <w:tc>
          <w:tcPr>
            <w:tcW w:w="29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F3B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1 = 前舱，2 = 中舱，3 = 后舱</w:t>
            </w:r>
          </w:p>
        </w:tc>
        <w:tc>
          <w:tcPr>
            <w:tcW w:w="6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2BF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6E61B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876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brightnessLevel</w:t>
            </w:r>
          </w:p>
        </w:tc>
        <w:tc>
          <w:tcPr>
            <w:tcW w:w="96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14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60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E1A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明暗挡位</w:t>
            </w:r>
          </w:p>
        </w:tc>
        <w:tc>
          <w:tcPr>
            <w:tcW w:w="29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352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0~10</w:t>
            </w:r>
            <w:r>
              <w:rPr>
                <w:rFonts w:ascii="宋体" w:hAnsi="宋体" w:eastAsia="宋体" w:cs="宋体"/>
                <w:sz w:val="24"/>
                <w:szCs w:val="24"/>
              </w:rPr>
              <w:t>（0 最暗，10 最亮）</w:t>
            </w:r>
          </w:p>
        </w:tc>
        <w:tc>
          <w:tcPr>
            <w:tcW w:w="6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A16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64449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7E98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Style w:val="11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connectStatus</w:t>
            </w:r>
          </w:p>
        </w:tc>
        <w:tc>
          <w:tcPr>
            <w:tcW w:w="96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8902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Style w:val="11"/>
                <w:rFonts w:hint="eastAsia"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160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EFC8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Style w:val="11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连通性状态</w:t>
            </w:r>
          </w:p>
        </w:tc>
        <w:tc>
          <w:tcPr>
            <w:tcW w:w="29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1E8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 = 连通，0 = 不连通</w:t>
            </w:r>
          </w:p>
        </w:tc>
        <w:tc>
          <w:tcPr>
            <w:tcW w:w="6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5C8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0BF87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894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96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CD4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60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009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舷窗状态</w:t>
            </w:r>
          </w:p>
        </w:tc>
        <w:tc>
          <w:tcPr>
            <w:tcW w:w="29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B5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NORMAL/FAULT/TEST</w:t>
            </w:r>
          </w:p>
        </w:tc>
        <w:tc>
          <w:tcPr>
            <w:tcW w:w="6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16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3D6E1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6B6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96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DCE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60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C4E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时间戳</w:t>
            </w:r>
          </w:p>
        </w:tc>
        <w:tc>
          <w:tcPr>
            <w:tcW w:w="29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5CD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yyyy-MM-dd HH:mm:ss.sss</w:t>
            </w:r>
          </w:p>
        </w:tc>
        <w:tc>
          <w:tcPr>
            <w:tcW w:w="6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17A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</w:tbl>
    <w:p w14:paraId="277107AF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</w:p>
    <w:p w14:paraId="30A265D4">
      <w:pPr>
        <w:pStyle w:val="5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b/>
          <w:sz w:val="24"/>
          <w:szCs w:val="24"/>
        </w:rPr>
      </w:pPr>
      <w:r>
        <w:rPr>
          <w:rFonts w:hint="eastAsia" w:ascii="黑体" w:hAnsi="宋体" w:cs="黑体"/>
          <w:b/>
          <w:sz w:val="24"/>
          <w:szCs w:val="24"/>
          <w:lang w:val="en-US" w:eastAsia="zh-CN"/>
        </w:rPr>
        <w:t>4</w:t>
      </w:r>
      <w:r>
        <w:rPr>
          <w:rFonts w:hint="default" w:ascii="黑体" w:hAnsi="宋体" w:eastAsia="黑体" w:cs="黑体"/>
          <w:b/>
          <w:sz w:val="24"/>
          <w:szCs w:val="24"/>
        </w:rPr>
        <w:t>.</w:t>
      </w:r>
      <w:r>
        <w:rPr>
          <w:rFonts w:hint="eastAsia" w:ascii="黑体" w:hAnsi="宋体" w:cs="黑体"/>
          <w:b/>
          <w:sz w:val="24"/>
          <w:szCs w:val="24"/>
          <w:lang w:val="en-US" w:eastAsia="zh-CN"/>
        </w:rPr>
        <w:t>3.4</w:t>
      </w:r>
      <w:r>
        <w:rPr>
          <w:rFonts w:hint="default" w:ascii="黑体" w:hAnsi="宋体" w:eastAsia="黑体" w:cs="黑体"/>
          <w:b/>
          <w:sz w:val="24"/>
          <w:szCs w:val="24"/>
        </w:rPr>
        <w:t xml:space="preserve"> 数据字典</w:t>
      </w:r>
    </w:p>
    <w:p w14:paraId="0B6B7686">
      <w:pPr>
        <w:pStyle w:val="6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tatus</w:t>
      </w:r>
      <w:r>
        <w:rPr>
          <w:rFonts w:ascii="宋体" w:hAnsi="宋体" w:eastAsia="宋体" w:cs="宋体"/>
          <w:sz w:val="24"/>
          <w:szCs w:val="24"/>
        </w:rPr>
        <w:t>舷窗状态</w:t>
      </w:r>
    </w:p>
    <w:tbl>
      <w:tblPr>
        <w:tblStyle w:val="9"/>
        <w:tblW w:w="208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5"/>
        <w:gridCol w:w="1489"/>
      </w:tblGrid>
      <w:tr w14:paraId="71FB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88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FC74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11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E668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21EE6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D5B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NORMAL</w:t>
            </w:r>
          </w:p>
        </w:tc>
        <w:tc>
          <w:tcPr>
            <w:tcW w:w="211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134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正常</w:t>
            </w:r>
          </w:p>
        </w:tc>
      </w:tr>
      <w:tr w14:paraId="3D1BB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386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FAULT</w:t>
            </w:r>
          </w:p>
        </w:tc>
        <w:tc>
          <w:tcPr>
            <w:tcW w:w="211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D9A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异常</w:t>
            </w:r>
          </w:p>
        </w:tc>
      </w:tr>
      <w:tr w14:paraId="281D2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517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TEST</w:t>
            </w:r>
          </w:p>
        </w:tc>
        <w:tc>
          <w:tcPr>
            <w:tcW w:w="211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D39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</w:t>
            </w:r>
          </w:p>
        </w:tc>
      </w:tr>
    </w:tbl>
    <w:p w14:paraId="10BC6C99">
      <w:pPr>
        <w:pStyle w:val="6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A9B5BD3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  <w:lang w:val="en-US" w:eastAsia="zh-CN"/>
        </w:rPr>
      </w:pPr>
      <w:r>
        <w:rPr>
          <w:rFonts w:hint="eastAsia" w:ascii="黑体" w:eastAsia="黑体" w:cs="黑体"/>
          <w:sz w:val="26"/>
          <w:szCs w:val="26"/>
          <w:lang w:val="en-US" w:eastAsia="zh-CN"/>
        </w:rPr>
        <w:t>4</w:t>
      </w:r>
      <w:r>
        <w:rPr>
          <w:rFonts w:hint="default" w:ascii="黑体" w:hAnsi="宋体" w:eastAsia="黑体" w:cs="黑体"/>
          <w:sz w:val="26"/>
          <w:szCs w:val="26"/>
        </w:rPr>
        <w:t>.</w:t>
      </w:r>
      <w:r>
        <w:rPr>
          <w:rFonts w:hint="eastAsia" w:ascii="黑体" w:hAnsi="宋体" w:eastAsia="黑体" w:cs="黑体"/>
          <w:sz w:val="26"/>
          <w:szCs w:val="26"/>
          <w:lang w:val="en-US" w:eastAsia="zh-CN"/>
        </w:rPr>
        <w:t>4</w:t>
      </w:r>
      <w:r>
        <w:rPr>
          <w:rFonts w:hint="default" w:ascii="黑体" w:hAnsi="宋体" w:eastAsia="黑体" w:cs="黑体"/>
          <w:sz w:val="26"/>
          <w:szCs w:val="26"/>
        </w:rPr>
        <w:t xml:space="preserve"> 接口INT-00</w:t>
      </w:r>
      <w:r>
        <w:rPr>
          <w:rFonts w:hint="eastAsia" w:ascii="黑体" w:hAnsi="宋体" w:eastAsia="黑体" w:cs="黑体"/>
          <w:sz w:val="26"/>
          <w:szCs w:val="26"/>
          <w:lang w:val="en-US" w:eastAsia="zh-CN"/>
        </w:rPr>
        <w:t>4</w:t>
      </w:r>
      <w:r>
        <w:rPr>
          <w:rFonts w:hint="default" w:ascii="黑体" w:hAnsi="宋体" w:eastAsia="黑体" w:cs="黑体"/>
          <w:sz w:val="26"/>
          <w:szCs w:val="26"/>
        </w:rPr>
        <w:t>：</w:t>
      </w:r>
      <w:r>
        <w:rPr>
          <w:rFonts w:hint="eastAsia" w:ascii="黑体" w:hAnsi="宋体" w:eastAsia="黑体" w:cs="黑体"/>
          <w:sz w:val="26"/>
          <w:szCs w:val="26"/>
          <w:lang w:val="en-US" w:eastAsia="zh-CN"/>
        </w:rPr>
        <w:t>633 IFE接口</w:t>
      </w:r>
    </w:p>
    <w:p w14:paraId="7B11A487">
      <w:pPr>
        <w:pStyle w:val="5"/>
        <w:spacing w:before="200" w:beforeAutospacing="0" w:after="100" w:afterAutospacing="0" w:line="300" w:lineRule="auto"/>
        <w:ind w:left="0" w:leftChars="0" w:right="0" w:rightChars="0"/>
        <w:rPr>
          <w:rFonts w:hint="eastAsia" w:ascii="黑体" w:hAnsi="宋体" w:eastAsia="黑体" w:cs="黑体"/>
          <w:sz w:val="24"/>
          <w:szCs w:val="24"/>
          <w:lang w:val="en-US" w:eastAsia="zh-CN"/>
        </w:rPr>
      </w:pPr>
      <w:r>
        <w:rPr>
          <w:rFonts w:hint="eastAsia" w:ascii="黑体" w:hAnsi="宋体" w:cs="黑体"/>
          <w:sz w:val="24"/>
          <w:szCs w:val="24"/>
          <w:lang w:val="en-US" w:eastAsia="zh-CN"/>
        </w:rPr>
        <w:t>4</w:t>
      </w:r>
      <w:r>
        <w:rPr>
          <w:rFonts w:hint="default" w:ascii="黑体" w:hAnsi="宋体" w:eastAsia="黑体" w:cs="黑体"/>
          <w:sz w:val="24"/>
          <w:szCs w:val="24"/>
        </w:rPr>
        <w:t>.</w:t>
      </w:r>
      <w:r>
        <w:rPr>
          <w:rFonts w:hint="eastAsia" w:ascii="黑体" w:hAnsi="宋体" w:cs="黑体"/>
          <w:sz w:val="24"/>
          <w:szCs w:val="24"/>
          <w:lang w:val="en-US" w:eastAsia="zh-CN"/>
        </w:rPr>
        <w:t>4</w:t>
      </w:r>
      <w:r>
        <w:rPr>
          <w:rFonts w:hint="default" w:ascii="黑体" w:hAnsi="宋体" w:eastAsia="黑体" w:cs="黑体"/>
          <w:sz w:val="24"/>
          <w:szCs w:val="24"/>
        </w:rPr>
        <w:t>.1 接口</w:t>
      </w:r>
      <w:r>
        <w:rPr>
          <w:rFonts w:hint="eastAsia" w:ascii="黑体" w:hAnsi="宋体" w:cs="黑体"/>
          <w:sz w:val="24"/>
          <w:szCs w:val="24"/>
          <w:lang w:val="en-US" w:eastAsia="zh-CN"/>
        </w:rPr>
        <w:t>定义</w:t>
      </w:r>
    </w:p>
    <w:p w14:paraId="42AF57ED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接口ID：</w:t>
      </w:r>
      <w:r>
        <w:rPr>
          <w:rFonts w:hint="default" w:ascii="宋体" w:hAnsi="宋体" w:eastAsia="宋体" w:cs="宋体"/>
          <w:sz w:val="24"/>
          <w:szCs w:val="24"/>
        </w:rPr>
        <w:t>INT-001</w:t>
      </w:r>
    </w:p>
    <w:p w14:paraId="2FA06293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源系统：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633 IFE</w:t>
      </w:r>
    </w:p>
    <w:p w14:paraId="4A14D53C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目标系统：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前中后舱网联数据软件平台</w:t>
      </w:r>
    </w:p>
    <w:p w14:paraId="58A41222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sz w:val="24"/>
          <w:szCs w:val="24"/>
        </w:rPr>
        <w:t>功能描述：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633 IFE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系统传输乘客业务行为（电影播放、音乐播放、头等舱投屏及乘客通过WAP上网）给FLYHUB设备，经FLYHUB转发给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前中后舱网联数据软件平台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。</w:t>
      </w:r>
    </w:p>
    <w:p w14:paraId="3329ED76">
      <w:pPr>
        <w:pStyle w:val="5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eastAsia" w:ascii="黑体" w:hAnsi="宋体" w:cs="黑体"/>
          <w:sz w:val="24"/>
          <w:szCs w:val="24"/>
          <w:lang w:val="en-US" w:eastAsia="zh-CN"/>
        </w:rPr>
        <w:t>4</w:t>
      </w:r>
      <w:r>
        <w:rPr>
          <w:rFonts w:hint="default" w:ascii="黑体" w:hAnsi="宋体" w:eastAsia="黑体" w:cs="黑体"/>
          <w:sz w:val="24"/>
          <w:szCs w:val="24"/>
        </w:rPr>
        <w:t>.</w:t>
      </w:r>
      <w:r>
        <w:rPr>
          <w:rFonts w:hint="eastAsia" w:ascii="黑体" w:hAnsi="宋体" w:cs="黑体"/>
          <w:sz w:val="24"/>
          <w:szCs w:val="24"/>
          <w:lang w:val="en-US" w:eastAsia="zh-CN"/>
        </w:rPr>
        <w:t>4</w:t>
      </w:r>
      <w:r>
        <w:rPr>
          <w:rFonts w:hint="default" w:ascii="黑体" w:hAnsi="宋体" w:eastAsia="黑体" w:cs="黑体"/>
          <w:sz w:val="24"/>
          <w:szCs w:val="24"/>
        </w:rPr>
        <w:t>.2 接口协议</w:t>
      </w:r>
    </w:p>
    <w:p w14:paraId="441398AA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协议类型：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UDP</w:t>
      </w:r>
    </w:p>
    <w:p w14:paraId="79BF77BD">
      <w:pPr>
        <w:pStyle w:val="5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eastAsia" w:ascii="黑体" w:hAnsi="宋体" w:cs="黑体"/>
          <w:sz w:val="24"/>
          <w:szCs w:val="24"/>
          <w:lang w:val="en-US" w:eastAsia="zh-CN"/>
        </w:rPr>
        <w:t>4</w:t>
      </w:r>
      <w:r>
        <w:rPr>
          <w:rFonts w:hint="default" w:ascii="黑体" w:hAnsi="宋体" w:eastAsia="黑体" w:cs="黑体"/>
          <w:sz w:val="24"/>
          <w:szCs w:val="24"/>
        </w:rPr>
        <w:t>.</w:t>
      </w:r>
      <w:r>
        <w:rPr>
          <w:rFonts w:hint="eastAsia" w:ascii="黑体" w:hAnsi="宋体" w:cs="黑体"/>
          <w:sz w:val="24"/>
          <w:szCs w:val="24"/>
          <w:lang w:val="en-US" w:eastAsia="zh-CN"/>
        </w:rPr>
        <w:t>4</w:t>
      </w:r>
      <w:r>
        <w:rPr>
          <w:rFonts w:hint="default" w:ascii="黑体" w:hAnsi="宋体" w:eastAsia="黑体" w:cs="黑体"/>
          <w:sz w:val="24"/>
          <w:szCs w:val="24"/>
        </w:rPr>
        <w:t>.3 数据格式</w:t>
      </w:r>
    </w:p>
    <w:p w14:paraId="36D221A2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数据格式：</w:t>
      </w:r>
      <w:r>
        <w:rPr>
          <w:rFonts w:hint="default" w:ascii="宋体" w:hAnsi="宋体" w:eastAsia="宋体" w:cs="宋体"/>
          <w:sz w:val="24"/>
          <w:szCs w:val="24"/>
        </w:rPr>
        <w:t>JSON</w:t>
      </w:r>
    </w:p>
    <w:p w14:paraId="22F6BFA8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字符编码：</w:t>
      </w:r>
      <w:r>
        <w:rPr>
          <w:rFonts w:hint="default" w:ascii="宋体" w:hAnsi="宋体" w:eastAsia="宋体" w:cs="宋体"/>
          <w:sz w:val="24"/>
          <w:szCs w:val="24"/>
        </w:rPr>
        <w:t>UTF-8</w:t>
      </w:r>
    </w:p>
    <w:p w14:paraId="514D3683">
      <w:pPr>
        <w:pStyle w:val="7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eastAsia" w:ascii="黑体" w:hAnsi="宋体" w:eastAsia="黑体" w:cs="黑体"/>
          <w:sz w:val="24"/>
          <w:szCs w:val="24"/>
          <w:lang w:val="en-US" w:eastAsia="zh-CN"/>
        </w:rPr>
        <w:t>4</w:t>
      </w:r>
      <w:r>
        <w:rPr>
          <w:rFonts w:hint="default" w:ascii="黑体" w:hAnsi="宋体" w:eastAsia="黑体" w:cs="黑体"/>
          <w:sz w:val="24"/>
          <w:szCs w:val="24"/>
        </w:rPr>
        <w:t>.</w:t>
      </w:r>
      <w:r>
        <w:rPr>
          <w:rFonts w:hint="eastAsia" w:ascii="黑体" w:hAnsi="宋体" w:cs="黑体"/>
          <w:sz w:val="24"/>
          <w:szCs w:val="24"/>
          <w:lang w:val="en-US" w:eastAsia="zh-CN"/>
        </w:rPr>
        <w:t>4</w:t>
      </w:r>
      <w:r>
        <w:rPr>
          <w:rFonts w:hint="default" w:ascii="黑体" w:hAnsi="宋体" w:eastAsia="黑体" w:cs="黑体"/>
          <w:sz w:val="24"/>
          <w:szCs w:val="24"/>
        </w:rPr>
        <w:t>.3</w:t>
      </w:r>
      <w:r>
        <w:rPr>
          <w:rFonts w:hint="eastAsia" w:ascii="黑体" w:hAnsi="宋体" w:cs="黑体"/>
          <w:sz w:val="24"/>
          <w:szCs w:val="24"/>
          <w:lang w:val="en-US" w:eastAsia="zh-CN"/>
        </w:rPr>
        <w:t>.1</w:t>
      </w:r>
      <w:r>
        <w:rPr>
          <w:rFonts w:hint="default" w:ascii="黑体" w:hAnsi="宋体" w:eastAsia="黑体" w:cs="黑体"/>
          <w:sz w:val="24"/>
          <w:szCs w:val="24"/>
        </w:rPr>
        <w:t>通用信息（基础层，必选）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0"/>
        <w:gridCol w:w="1048"/>
        <w:gridCol w:w="567"/>
        <w:gridCol w:w="3455"/>
        <w:gridCol w:w="1228"/>
        <w:gridCol w:w="568"/>
      </w:tblGrid>
      <w:tr w14:paraId="7EF49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B5FA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F4D9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EA65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ED1F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BCCA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 / 示例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796F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1E337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762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sysInfo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729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DDB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1FF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系统基础信息（第一层嵌套）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144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见下表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720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4DAC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52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paxInfo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8D5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174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86F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乘客核心信息（第一层嵌套）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B65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见下表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794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044F9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314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behaviorInfo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5E1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3EF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DF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业务行为信息（第一层嵌套，核心场景层）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577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见业务场景表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A2D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4635F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92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extInfo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800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F27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B09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扩展字段（第一层嵌套，可选）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81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见下表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DEA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</w:tbl>
    <w:p w14:paraId="5AE7DD20">
      <w:pPr>
        <w:numPr>
          <w:ilvl w:val="0"/>
          <w:numId w:val="1"/>
        </w:numPr>
        <w:spacing w:before="100" w:beforeAutospacing="0" w:after="100" w:afterAutospacing="0" w:line="300" w:lineRule="auto"/>
        <w:ind w:left="0"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sysInfo（系统基础信息）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278"/>
        <w:gridCol w:w="730"/>
        <w:gridCol w:w="1000"/>
        <w:gridCol w:w="3319"/>
        <w:gridCol w:w="730"/>
      </w:tblGrid>
      <w:tr w14:paraId="49FDA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A8A8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0DC8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8FAF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B541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AADE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E3F0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6F7A3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1A6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F45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24C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FD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时间戳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D1A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2026-04-08 15:30:22.123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9B1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F3F7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E8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flightId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E34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D6A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BBC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航班号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D3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CZ633/CA123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FBD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</w:tbl>
    <w:p w14:paraId="55A912EE">
      <w:pPr>
        <w:numPr>
          <w:ilvl w:val="0"/>
          <w:numId w:val="1"/>
        </w:numPr>
        <w:spacing w:before="100" w:beforeAutospacing="0" w:after="100" w:afterAutospacing="0" w:line="300" w:lineRule="auto"/>
        <w:ind w:left="0" w:leftChars="0" w:right="0" w:righ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paxInfo（乘客核心信息）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0"/>
        <w:gridCol w:w="1165"/>
        <w:gridCol w:w="665"/>
        <w:gridCol w:w="1534"/>
        <w:gridCol w:w="3027"/>
        <w:gridCol w:w="665"/>
      </w:tblGrid>
      <w:tr w14:paraId="201EF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F980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50BD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AFA2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8BF6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25BA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D153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571D8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DA8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pnr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42B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28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446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订座编码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C0F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ABC123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D79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31ED1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6FE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seatNo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88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1CD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05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座位号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25B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12A/05F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F9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0947C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9A3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cabinClass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449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CDE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C33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舱位等级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5F4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ECONOMY/FIRST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E19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7B879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B0D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deviceId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B7A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38C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A74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终端设备 ID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A41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SVDU-01-05/ANDROID-1234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C1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0A14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916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F5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815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CFD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乘客标识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414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PAX-00001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24F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</w:tbl>
    <w:p w14:paraId="3E1C96B3">
      <w:pPr>
        <w:numPr>
          <w:ilvl w:val="0"/>
          <w:numId w:val="1"/>
        </w:numPr>
        <w:spacing w:before="100" w:beforeAutospacing="0" w:after="100" w:afterAutospacing="0" w:line="300" w:lineRule="auto"/>
        <w:ind w:left="0" w:leftChars="0" w:right="0" w:righ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extInfo（扩展字段，可选）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7"/>
        <w:gridCol w:w="1134"/>
        <w:gridCol w:w="818"/>
        <w:gridCol w:w="1543"/>
        <w:gridCol w:w="2821"/>
        <w:gridCol w:w="733"/>
      </w:tblGrid>
      <w:tr w14:paraId="2B115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C919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1D2C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48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9127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91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DC4F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166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7BC4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12A9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219E8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2E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errorCode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388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8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57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91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5FB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错误码（异常时填写）</w:t>
            </w:r>
          </w:p>
        </w:tc>
        <w:tc>
          <w:tcPr>
            <w:tcW w:w="166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952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0000（成功）/1001（失败）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89C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1A9A7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B5A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errorDesc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81A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8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0E9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91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146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错误描述</w:t>
            </w:r>
          </w:p>
        </w:tc>
        <w:tc>
          <w:tcPr>
            <w:tcW w:w="166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215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投屏设备连接超时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90C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</w:tbl>
    <w:p w14:paraId="47FCC9E7">
      <w:pPr>
        <w:pStyle w:val="7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eastAsia" w:ascii="黑体" w:hAnsi="宋体" w:eastAsia="黑体" w:cs="黑体"/>
          <w:sz w:val="24"/>
          <w:szCs w:val="24"/>
          <w:lang w:val="en-US" w:eastAsia="zh-CN"/>
        </w:rPr>
        <w:t>4</w:t>
      </w:r>
      <w:r>
        <w:rPr>
          <w:rFonts w:hint="default" w:ascii="黑体" w:hAnsi="宋体" w:eastAsia="黑体" w:cs="黑体"/>
          <w:sz w:val="24"/>
          <w:szCs w:val="24"/>
        </w:rPr>
        <w:t>.</w:t>
      </w:r>
      <w:r>
        <w:rPr>
          <w:rFonts w:hint="eastAsia" w:ascii="黑体" w:hAnsi="宋体" w:cs="黑体"/>
          <w:sz w:val="24"/>
          <w:szCs w:val="24"/>
          <w:lang w:val="en-US" w:eastAsia="zh-CN"/>
        </w:rPr>
        <w:t>4</w:t>
      </w:r>
      <w:r>
        <w:rPr>
          <w:rFonts w:hint="default" w:ascii="黑体" w:hAnsi="宋体" w:eastAsia="黑体" w:cs="黑体"/>
          <w:sz w:val="24"/>
          <w:szCs w:val="24"/>
        </w:rPr>
        <w:t>.3</w:t>
      </w:r>
      <w:r>
        <w:rPr>
          <w:rFonts w:hint="eastAsia" w:ascii="黑体" w:hAnsi="宋体" w:cs="黑体"/>
          <w:sz w:val="24"/>
          <w:szCs w:val="24"/>
          <w:lang w:val="en-US" w:eastAsia="zh-CN"/>
        </w:rPr>
        <w:t>.2</w:t>
      </w:r>
      <w:r>
        <w:rPr>
          <w:rFonts w:hint="default" w:ascii="黑体" w:hAnsi="宋体" w:eastAsia="黑体" w:cs="黑体"/>
          <w:b/>
          <w:kern w:val="2"/>
          <w:sz w:val="24"/>
          <w:szCs w:val="24"/>
          <w:lang w:val="en-US" w:eastAsia="zh-CN" w:bidi="ar-SA"/>
        </w:rPr>
        <w:t>业务行为信息</w:t>
      </w:r>
      <w:r>
        <w:rPr>
          <w:rFonts w:hint="default" w:ascii="黑体" w:hAnsi="宋体" w:eastAsia="黑体" w:cs="黑体"/>
          <w:sz w:val="24"/>
          <w:szCs w:val="24"/>
        </w:rPr>
        <w:t>（场景层，嵌套结构）</w:t>
      </w:r>
    </w:p>
    <w:p w14:paraId="56C033D5">
      <w:pPr>
        <w:numPr>
          <w:ilvl w:val="0"/>
          <w:numId w:val="2"/>
        </w:numPr>
        <w:spacing w:before="100" w:beforeAutospacing="0" w:after="100" w:afterAutospacing="0" w:line="300" w:lineRule="auto"/>
        <w:ind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看</w:t>
      </w:r>
      <w:r>
        <w:rPr>
          <w:rFonts w:ascii="宋体" w:hAnsi="宋体" w:eastAsia="宋体" w:cs="宋体"/>
          <w:sz w:val="24"/>
          <w:szCs w:val="24"/>
        </w:rPr>
        <w:t>电影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MOVIE_PLAY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929"/>
        <w:gridCol w:w="812"/>
        <w:gridCol w:w="1803"/>
        <w:gridCol w:w="2244"/>
        <w:gridCol w:w="863"/>
      </w:tblGrid>
      <w:tr w14:paraId="02423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8130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1705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8ECB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F0D5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B215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4697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62F80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DDE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behaviorType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21F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370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73E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业务行为类型标识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CA2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MOVIE_PLAY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A3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4996B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B64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contentId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303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69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96E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影片唯一 ID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64D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MOV-001-2026/MOV-002-2026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8AE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59605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160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contentName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10E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C6F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050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影片名称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ECE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流浪地球 3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1CD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9383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CA7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43F2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DA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A28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影片类别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1FF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科幻/喜剧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669B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5398A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951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contentDuration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0B9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B7D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175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影片总时长（单位：分钟）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F13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157/128/180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BA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0260F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B76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playAction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C96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AEF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6C1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播放动作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DD5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PLAY（播放）/ PAUSE（暂停）/ </w:t>
            </w:r>
            <w:del w:id="0" w:author="wenyr" w:date="2026-08-24T16:05:58Z">
              <w:r>
                <w:rPr>
                  <w:rFonts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delText xml:space="preserve">STOP（停止）/ </w:delText>
              </w:r>
            </w:del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SEEK（快进 / 快退）</w:t>
            </w:r>
            <w:ins w:id="1" w:author="wenyr" w:date="2026-08-20T14:03:45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/</w:t>
              </w:r>
            </w:ins>
            <w:ins w:id="2" w:author="wenyr" w:date="2026-08-20T14:03:51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EXIT</w:t>
              </w:r>
            </w:ins>
            <w:ins w:id="3" w:author="wenyr" w:date="2026-08-20T14:03:52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（</w:t>
              </w:r>
            </w:ins>
            <w:ins w:id="4" w:author="wenyr" w:date="2026-08-20T14:03:55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退出</w:t>
              </w:r>
            </w:ins>
            <w:ins w:id="5" w:author="wenyr" w:date="2026-08-20T14:03:52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）</w:t>
              </w:r>
            </w:ins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A2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33D50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FCD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playPosition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777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EEB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0B1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播放进度（单位：秒）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F35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360/600/180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834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是（PLAY/SEEK 时）</w:t>
            </w:r>
          </w:p>
        </w:tc>
      </w:tr>
      <w:tr w14:paraId="04482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118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resolution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848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74A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4D7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播放分辨率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A1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720P/1080P/4K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130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</w:tbl>
    <w:p w14:paraId="6F8146A2">
      <w:pPr>
        <w:numPr>
          <w:ilvl w:val="0"/>
          <w:numId w:val="2"/>
        </w:numPr>
        <w:spacing w:before="100" w:beforeAutospacing="0" w:after="100" w:afterAutospacing="0" w:line="300" w:lineRule="auto"/>
        <w:ind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听音乐（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MUSIC_PLAY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8"/>
        <w:gridCol w:w="961"/>
        <w:gridCol w:w="834"/>
        <w:gridCol w:w="2166"/>
        <w:gridCol w:w="1943"/>
        <w:gridCol w:w="794"/>
      </w:tblGrid>
      <w:tr w14:paraId="321B5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9D6A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5E52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FDC8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953B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9969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FA58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6C42E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83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behaviorType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05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51C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BD7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业务行为类型标识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7A3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MUSIC_PLAY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B1F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47EBD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EBA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musicId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029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E65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F62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音乐唯一 ID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11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MUS-005-2026/MUS-006-2026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E7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65E74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8BA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musicName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43C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82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42C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音乐名称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E1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青花瓷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625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602CA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DBE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music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E507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C01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195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音乐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A65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中国风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C07F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70E7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3A6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artist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29F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0B0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4E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艺术家/歌手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C89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周杰伦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EA2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3817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173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album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437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7C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F4C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专辑名称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E8F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魔杰座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AB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3C1F2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945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playAction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6A8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809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9AD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播放动作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E8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PLAY（播放）/ PAUSE（暂停）/ NEXT（下一首）/ PREV（上一首）</w:t>
            </w:r>
            <w:ins w:id="6" w:author="wenyr" w:date="2026-08-20T14:04:05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/EXIT（退出）</w:t>
              </w:r>
            </w:ins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EF3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74F5C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FC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playPosition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409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077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CF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播放进度（单位：秒）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3FF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120/80/150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B17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是（PLAY 时）</w:t>
            </w:r>
          </w:p>
        </w:tc>
      </w:tr>
      <w:tr w14:paraId="1B724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32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volume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A2F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888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C03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播放音量（0-100，0 为静音）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F69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70/50/90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128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</w:tbl>
    <w:p w14:paraId="33360BA7">
      <w:pPr>
        <w:numPr>
          <w:ilvl w:val="0"/>
          <w:numId w:val="2"/>
        </w:numPr>
        <w:spacing w:before="100" w:beforeAutospacing="0" w:after="100" w:afterAutospacing="0" w:line="300" w:lineRule="auto"/>
        <w:ind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头等舱投屏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CAST_SCREEN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4"/>
        <w:gridCol w:w="1122"/>
        <w:gridCol w:w="835"/>
        <w:gridCol w:w="1654"/>
        <w:gridCol w:w="2449"/>
        <w:gridCol w:w="792"/>
      </w:tblGrid>
      <w:tr w14:paraId="14C07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5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7EB7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66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924F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49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ECD7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97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786D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14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6714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4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6973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2F1E7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A0A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behaviorType</w:t>
            </w:r>
          </w:p>
        </w:tc>
        <w:tc>
          <w:tcPr>
            <w:tcW w:w="66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C79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1A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97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AB4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业务行为类型标识</w:t>
            </w:r>
          </w:p>
        </w:tc>
        <w:tc>
          <w:tcPr>
            <w:tcW w:w="14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F41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CAST_SCREEN</w:t>
            </w:r>
          </w:p>
        </w:tc>
        <w:tc>
          <w:tcPr>
            <w:tcW w:w="4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732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041C7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630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targetDevice</w:t>
            </w:r>
          </w:p>
        </w:tc>
        <w:tc>
          <w:tcPr>
            <w:tcW w:w="66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E62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E7F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97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FDB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投屏目标设备</w:t>
            </w:r>
          </w:p>
        </w:tc>
        <w:tc>
          <w:tcPr>
            <w:tcW w:w="14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25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SVDU-F01/SVDU-F02/HEAD-CABIN-SCREEN-01</w:t>
            </w:r>
          </w:p>
        </w:tc>
        <w:tc>
          <w:tcPr>
            <w:tcW w:w="4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B45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4F850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CA4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castAction</w:t>
            </w:r>
          </w:p>
        </w:tc>
        <w:tc>
          <w:tcPr>
            <w:tcW w:w="66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A2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32D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97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080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投屏动作</w:t>
            </w:r>
          </w:p>
        </w:tc>
        <w:tc>
          <w:tcPr>
            <w:tcW w:w="14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E25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CAST（开始投屏）/ STOP（停止投屏）</w:t>
            </w:r>
            <w:ins w:id="7" w:author="wenyr" w:date="2026-08-20T14:04:12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/EXIT（退出）</w:t>
              </w:r>
            </w:ins>
          </w:p>
        </w:tc>
        <w:tc>
          <w:tcPr>
            <w:tcW w:w="4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9F9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35D85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74C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castStatus</w:t>
            </w:r>
          </w:p>
        </w:tc>
        <w:tc>
          <w:tcPr>
            <w:tcW w:w="66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FCF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A9E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97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7DD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投屏状态</w:t>
            </w:r>
          </w:p>
        </w:tc>
        <w:tc>
          <w:tcPr>
            <w:tcW w:w="14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EFD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CONNECTED（投屏成功）/ FAILED（投屏失败）/ DISCONNECTED（投屏断开）</w:t>
            </w:r>
          </w:p>
        </w:tc>
        <w:tc>
          <w:tcPr>
            <w:tcW w:w="4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DE6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5EAE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CC1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resolution</w:t>
            </w:r>
          </w:p>
        </w:tc>
        <w:tc>
          <w:tcPr>
            <w:tcW w:w="66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77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26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97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C3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投屏分辨率</w:t>
            </w:r>
          </w:p>
        </w:tc>
        <w:tc>
          <w:tcPr>
            <w:tcW w:w="14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6B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720P/1080P/4K</w:t>
            </w:r>
          </w:p>
        </w:tc>
        <w:tc>
          <w:tcPr>
            <w:tcW w:w="4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412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5C0A1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DC9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castDuration</w:t>
            </w:r>
          </w:p>
        </w:tc>
        <w:tc>
          <w:tcPr>
            <w:tcW w:w="66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922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9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3C6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97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054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投屏时长（单位：秒，仅投屏成功时填写）</w:t>
            </w:r>
          </w:p>
        </w:tc>
        <w:tc>
          <w:tcPr>
            <w:tcW w:w="14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64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1800/3600/600</w:t>
            </w:r>
          </w:p>
        </w:tc>
        <w:tc>
          <w:tcPr>
            <w:tcW w:w="4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AF6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</w:tbl>
    <w:p w14:paraId="1B9C980A">
      <w:pPr>
        <w:numPr>
          <w:ilvl w:val="0"/>
          <w:numId w:val="2"/>
        </w:numPr>
        <w:spacing w:before="100" w:beforeAutospacing="0" w:after="100" w:afterAutospacing="0" w:line="300" w:lineRule="auto"/>
        <w:ind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WAP上网（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WAP_BROWSING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8"/>
        <w:gridCol w:w="968"/>
        <w:gridCol w:w="875"/>
        <w:gridCol w:w="2150"/>
        <w:gridCol w:w="2326"/>
        <w:gridCol w:w="419"/>
      </w:tblGrid>
      <w:tr w14:paraId="154DA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A28B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B22D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BC26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5CAD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53CB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B098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1E500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445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behaviorType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700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64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1E9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业务行为类型标识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C73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WAP_BROWSING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48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07FB5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C96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sessionId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E0A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A6E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7D9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上网会话唯一ID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4A8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WAP-SESSION-001/WAP-SESSION-002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9A6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C39C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2BE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srcIp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B9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77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959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终端IP地址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7C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192.168.1.100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D44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EFCC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0B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dstIp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B3D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04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653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目标IP地址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84D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180.101.49.11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098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E06E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26F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dstDomain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C9D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DD9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C22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目标域名（IP访问时为空）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FC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"https://www.baidu.com/www.weixin.com" \t "https://www.doubao.com/chat/_blank"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3"/>
                <w:rFonts w:ascii="宋体" w:hAnsi="宋体" w:eastAsia="宋体" w:cs="宋体"/>
                <w:sz w:val="24"/>
                <w:szCs w:val="24"/>
              </w:rPr>
              <w:t>www.baidu.com/www.weixin.com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A15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08017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460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protocol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3D8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C3C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770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网络协议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BA1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HTTP/HTTPS/TCP/UDP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9D9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6BC51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93D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port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1D1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9AC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E1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目标端口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C16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80（HTTP）/ 443（HTTPS）/ 8080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060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5C91C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ins w:id="8" w:author="wenyr" w:date="2026-08-24T13:45:04Z"/>
        </w:trPr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75D53">
            <w:pPr>
              <w:keepNext w:val="0"/>
              <w:keepLines w:val="0"/>
              <w:widowControl/>
              <w:suppressLineNumbers w:val="0"/>
              <w:jc w:val="left"/>
              <w:rPr>
                <w:ins w:id="9" w:author="wenyr" w:date="2026-08-24T13:45:04Z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ins w:id="10" w:author="wenyr" w:date="2026-08-24T14:16:54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WAP</w:t>
              </w:r>
            </w:ins>
            <w:ins w:id="11" w:author="wenyr" w:date="2026-08-24T14:16:56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A</w:t>
              </w:r>
            </w:ins>
            <w:ins w:id="12" w:author="wenyr" w:date="2026-08-24T13:45:16Z">
              <w:r>
                <w:rPr>
                  <w:rFonts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ction</w:t>
              </w:r>
            </w:ins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D54DC">
            <w:pPr>
              <w:keepNext w:val="0"/>
              <w:keepLines w:val="0"/>
              <w:widowControl/>
              <w:suppressLineNumbers w:val="0"/>
              <w:jc w:val="left"/>
              <w:rPr>
                <w:ins w:id="13" w:author="wenyr" w:date="2026-08-24T13:45:04Z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ins w:id="14" w:author="wenyr" w:date="2026-08-24T13:45:16Z">
              <w:r>
                <w:rPr>
                  <w:rFonts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string</w:t>
              </w:r>
            </w:ins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E13E4">
            <w:pPr>
              <w:keepNext w:val="0"/>
              <w:keepLines w:val="0"/>
              <w:widowControl/>
              <w:suppressLineNumbers w:val="0"/>
              <w:jc w:val="left"/>
              <w:rPr>
                <w:ins w:id="15" w:author="wenyr" w:date="2026-08-24T13:45:04Z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ins w:id="16" w:author="wenyr" w:date="2026-08-24T13:45:16Z">
              <w:r>
                <w:rPr>
                  <w:rFonts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16</w:t>
              </w:r>
            </w:ins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BD27F">
            <w:pPr>
              <w:keepNext w:val="0"/>
              <w:keepLines w:val="0"/>
              <w:widowControl/>
              <w:suppressLineNumbers w:val="0"/>
              <w:jc w:val="left"/>
              <w:rPr>
                <w:ins w:id="17" w:author="wenyr" w:date="2026-08-24T13:45:04Z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ins w:id="18" w:author="wenyr" w:date="2026-08-24T14:16:44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上网</w:t>
              </w:r>
            </w:ins>
            <w:ins w:id="19" w:author="wenyr" w:date="2026-08-24T14:04:02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动作</w:t>
              </w:r>
            </w:ins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88362">
            <w:pPr>
              <w:keepNext w:val="0"/>
              <w:keepLines w:val="0"/>
              <w:widowControl/>
              <w:suppressLineNumbers w:val="0"/>
              <w:jc w:val="left"/>
              <w:rPr>
                <w:ins w:id="20" w:author="wenyr" w:date="2026-08-24T13:45:04Z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ins w:id="21" w:author="wenyr" w:date="2026-08-24T14:11:47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A</w:t>
              </w:r>
            </w:ins>
            <w:ins w:id="22" w:author="wenyr" w:date="2026-08-24T14:11:51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CCESS</w:t>
              </w:r>
            </w:ins>
            <w:ins w:id="23" w:author="wenyr" w:date="2026-08-24T14:11:55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（</w:t>
              </w:r>
            </w:ins>
            <w:ins w:id="24" w:author="wenyr" w:date="2026-08-24T14:11:58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访问</w:t>
              </w:r>
            </w:ins>
            <w:ins w:id="25" w:author="wenyr" w:date="2026-08-24T14:11:55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）</w:t>
              </w:r>
            </w:ins>
            <w:ins w:id="26" w:author="wenyr" w:date="2026-08-24T14:04:10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/EXIT（退出）</w:t>
              </w:r>
            </w:ins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993BB">
            <w:pPr>
              <w:keepNext w:val="0"/>
              <w:keepLines w:val="0"/>
              <w:widowControl/>
              <w:suppressLineNumbers w:val="0"/>
              <w:jc w:val="left"/>
              <w:rPr>
                <w:ins w:id="27" w:author="wenyr" w:date="2026-08-24T13:45:04Z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ins w:id="28" w:author="wenyr" w:date="2026-08-24T14:04:21Z">
              <w:r>
                <w:rPr>
                  <w:rFonts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是</w:t>
              </w:r>
            </w:ins>
          </w:p>
        </w:tc>
      </w:tr>
    </w:tbl>
    <w:p w14:paraId="78B0A681">
      <w:pPr>
        <w:pStyle w:val="5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b/>
          <w:sz w:val="24"/>
          <w:szCs w:val="24"/>
        </w:rPr>
      </w:pPr>
      <w:r>
        <w:rPr>
          <w:rFonts w:hint="eastAsia" w:ascii="黑体" w:hAnsi="宋体" w:cs="黑体"/>
          <w:b/>
          <w:sz w:val="24"/>
          <w:szCs w:val="24"/>
          <w:lang w:val="en-US" w:eastAsia="zh-CN"/>
        </w:rPr>
        <w:t>4</w:t>
      </w:r>
      <w:r>
        <w:rPr>
          <w:rFonts w:hint="default" w:ascii="黑体" w:hAnsi="宋体" w:eastAsia="黑体" w:cs="黑体"/>
          <w:b/>
          <w:sz w:val="24"/>
          <w:szCs w:val="24"/>
        </w:rPr>
        <w:t>.</w:t>
      </w:r>
      <w:r>
        <w:rPr>
          <w:rFonts w:hint="eastAsia" w:ascii="黑体" w:hAnsi="宋体" w:cs="黑体"/>
          <w:b/>
          <w:sz w:val="24"/>
          <w:szCs w:val="24"/>
          <w:lang w:val="en-US" w:eastAsia="zh-CN"/>
        </w:rPr>
        <w:t>4.4</w:t>
      </w:r>
      <w:r>
        <w:rPr>
          <w:rFonts w:hint="default" w:ascii="黑体" w:hAnsi="宋体" w:eastAsia="黑体" w:cs="黑体"/>
          <w:b/>
          <w:sz w:val="24"/>
          <w:szCs w:val="24"/>
        </w:rPr>
        <w:t xml:space="preserve"> 数据字典</w:t>
      </w:r>
    </w:p>
    <w:p w14:paraId="432F9D58">
      <w:p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sz w:val="24"/>
          <w:szCs w:val="24"/>
        </w:rPr>
        <w:t>. behaviorType 业务行为类型枚举</w:t>
      </w:r>
    </w:p>
    <w:tbl>
      <w:tblPr>
        <w:tblStyle w:val="9"/>
        <w:tblW w:w="310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9"/>
        <w:gridCol w:w="2623"/>
      </w:tblGrid>
      <w:tr w14:paraId="6601A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0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CD2B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4F9C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1DFE8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37D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MOVIE_PLAY</w:t>
            </w:r>
          </w:p>
        </w:tc>
        <w:tc>
          <w:tcPr>
            <w:tcW w:w="2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C7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电影播放行为</w:t>
            </w:r>
          </w:p>
        </w:tc>
      </w:tr>
      <w:tr w14:paraId="02BDD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9DB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MUSIC_PLAY</w:t>
            </w:r>
          </w:p>
        </w:tc>
        <w:tc>
          <w:tcPr>
            <w:tcW w:w="2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3D2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音乐播放行为</w:t>
            </w:r>
          </w:p>
        </w:tc>
      </w:tr>
      <w:tr w14:paraId="5798E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507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CAST_SCREEN</w:t>
            </w:r>
          </w:p>
        </w:tc>
        <w:tc>
          <w:tcPr>
            <w:tcW w:w="2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15C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头等舱投屏行为</w:t>
            </w:r>
          </w:p>
        </w:tc>
      </w:tr>
      <w:tr w14:paraId="4CAF5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B09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WAP_BROWSING</w:t>
            </w:r>
          </w:p>
        </w:tc>
        <w:tc>
          <w:tcPr>
            <w:tcW w:w="2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647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WAP上网行为</w:t>
            </w:r>
          </w:p>
        </w:tc>
      </w:tr>
    </w:tbl>
    <w:p w14:paraId="2B0DDA6C">
      <w:pPr>
        <w:numPr>
          <w:ilvl w:val="0"/>
          <w:numId w:val="3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cabinClass 舱位等级枚举</w:t>
      </w:r>
    </w:p>
    <w:tbl>
      <w:tblPr>
        <w:tblStyle w:val="9"/>
        <w:tblW w:w="311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1"/>
        <w:gridCol w:w="2630"/>
      </w:tblGrid>
      <w:tr w14:paraId="56B8E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2C8E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6C9E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4DF4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FB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FIRST</w:t>
            </w:r>
          </w:p>
        </w:tc>
        <w:tc>
          <w:tcPr>
            <w:tcW w:w="2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5C6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头等舱</w:t>
            </w:r>
          </w:p>
        </w:tc>
      </w:tr>
      <w:tr w14:paraId="2A20C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2F1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BUSINESS</w:t>
            </w:r>
          </w:p>
        </w:tc>
        <w:tc>
          <w:tcPr>
            <w:tcW w:w="2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AD4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公务舱</w:t>
            </w:r>
          </w:p>
        </w:tc>
      </w:tr>
      <w:tr w14:paraId="0E6BC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857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ECONOMY</w:t>
            </w:r>
          </w:p>
        </w:tc>
        <w:tc>
          <w:tcPr>
            <w:tcW w:w="2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449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经济舱</w:t>
            </w:r>
          </w:p>
        </w:tc>
      </w:tr>
    </w:tbl>
    <w:p w14:paraId="611285F7">
      <w:pPr>
        <w:numPr>
          <w:ilvl w:val="0"/>
          <w:numId w:val="3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playAction 播放动作枚举（电影 / 音乐共用）</w:t>
      </w:r>
    </w:p>
    <w:tbl>
      <w:tblPr>
        <w:tblStyle w:val="9"/>
        <w:tblW w:w="327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2"/>
        <w:gridCol w:w="2905"/>
      </w:tblGrid>
      <w:tr w14:paraId="33013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7966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13EE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308FB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D3A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DD1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开始播放</w:t>
            </w:r>
          </w:p>
        </w:tc>
      </w:tr>
      <w:tr w14:paraId="2C785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6C5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PAUSE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F4B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暂停播放</w:t>
            </w:r>
          </w:p>
        </w:tc>
      </w:tr>
      <w:tr w14:paraId="1D3DB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del w:id="29" w:author="wenyr" w:date="2026-08-24T16:06:55Z"/>
        </w:trPr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D5C94">
            <w:pPr>
              <w:keepNext w:val="0"/>
              <w:keepLines w:val="0"/>
              <w:widowControl/>
              <w:suppressLineNumbers w:val="0"/>
              <w:jc w:val="left"/>
              <w:rPr>
                <w:del w:id="30" w:author="wenyr" w:date="2026-08-24T16:06:55Z"/>
              </w:rPr>
            </w:pPr>
            <w:del w:id="31" w:author="wenyr" w:date="2026-08-24T16:06:55Z">
              <w:r>
                <w:rPr>
                  <w:rFonts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delText>STOP</w:delText>
              </w:r>
            </w:del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AA73B">
            <w:pPr>
              <w:keepNext w:val="0"/>
              <w:keepLines w:val="0"/>
              <w:widowControl/>
              <w:suppressLineNumbers w:val="0"/>
              <w:jc w:val="left"/>
              <w:rPr>
                <w:del w:id="32" w:author="wenyr" w:date="2026-08-24T16:06:55Z"/>
              </w:rPr>
            </w:pPr>
            <w:del w:id="33" w:author="wenyr" w:date="2026-08-24T16:06:55Z">
              <w:r>
                <w:rPr>
                  <w:rFonts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delText>停止播放</w:delText>
              </w:r>
            </w:del>
          </w:p>
        </w:tc>
      </w:tr>
      <w:tr w14:paraId="6AB87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6FE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SEEK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D69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进度拖动（仅电影）</w:t>
            </w:r>
          </w:p>
        </w:tc>
      </w:tr>
      <w:tr w14:paraId="2901C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21A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NEXT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1E8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下一首（仅音乐）</w:t>
            </w:r>
          </w:p>
        </w:tc>
      </w:tr>
      <w:tr w14:paraId="2953D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5ED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PREV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EF7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上一首（仅音乐）</w:t>
            </w:r>
          </w:p>
        </w:tc>
      </w:tr>
      <w:tr w14:paraId="35885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ins w:id="34" w:author="wenyr" w:date="2026-08-20T14:06:31Z"/>
        </w:trPr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98433">
            <w:pPr>
              <w:keepNext w:val="0"/>
              <w:keepLines w:val="0"/>
              <w:widowControl/>
              <w:suppressLineNumbers w:val="0"/>
              <w:jc w:val="left"/>
              <w:rPr>
                <w:ins w:id="35" w:author="wenyr" w:date="2026-08-20T14:06:31Z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ins w:id="36" w:author="wenyr" w:date="2026-08-20T14:06:34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EXIT</w:t>
              </w:r>
            </w:ins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9CCA2">
            <w:pPr>
              <w:keepNext w:val="0"/>
              <w:keepLines w:val="0"/>
              <w:widowControl/>
              <w:suppressLineNumbers w:val="0"/>
              <w:jc w:val="left"/>
              <w:rPr>
                <w:ins w:id="37" w:author="wenyr" w:date="2026-08-20T14:06:31Z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ins w:id="38" w:author="wenyr" w:date="2026-08-20T14:06:41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退出</w:t>
              </w:r>
            </w:ins>
          </w:p>
        </w:tc>
      </w:tr>
    </w:tbl>
    <w:p w14:paraId="1E4FACA0">
      <w:pPr>
        <w:numPr>
          <w:ilvl w:val="0"/>
          <w:numId w:val="3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resolution 分辨率枚举</w:t>
      </w:r>
    </w:p>
    <w:tbl>
      <w:tblPr>
        <w:tblStyle w:val="9"/>
        <w:tblW w:w="26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6"/>
        <w:gridCol w:w="2355"/>
      </w:tblGrid>
      <w:tr w14:paraId="38D12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3CAB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5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FABB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38C1C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08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720P</w:t>
            </w:r>
          </w:p>
        </w:tc>
        <w:tc>
          <w:tcPr>
            <w:tcW w:w="25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9CC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高清</w:t>
            </w:r>
          </w:p>
        </w:tc>
      </w:tr>
      <w:tr w14:paraId="76F66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E57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1080P</w:t>
            </w:r>
          </w:p>
        </w:tc>
        <w:tc>
          <w:tcPr>
            <w:tcW w:w="25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87C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全高清</w:t>
            </w:r>
          </w:p>
        </w:tc>
      </w:tr>
      <w:tr w14:paraId="321F6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F5F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25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B98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超高清</w:t>
            </w:r>
          </w:p>
        </w:tc>
      </w:tr>
    </w:tbl>
    <w:p w14:paraId="38F5C9B0">
      <w:pPr>
        <w:numPr>
          <w:ilvl w:val="0"/>
          <w:numId w:val="3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castAction 投屏动作枚举</w:t>
      </w:r>
    </w:p>
    <w:tbl>
      <w:tblPr>
        <w:tblStyle w:val="9"/>
        <w:tblW w:w="271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9"/>
        <w:gridCol w:w="2395"/>
      </w:tblGrid>
      <w:tr w14:paraId="0628D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9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A135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60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0A98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280D8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9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42B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CAST</w:t>
            </w:r>
          </w:p>
        </w:tc>
        <w:tc>
          <w:tcPr>
            <w:tcW w:w="260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D7E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开始投屏</w:t>
            </w:r>
          </w:p>
        </w:tc>
      </w:tr>
      <w:tr w14:paraId="74B3D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9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866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STOP</w:t>
            </w:r>
          </w:p>
        </w:tc>
        <w:tc>
          <w:tcPr>
            <w:tcW w:w="260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ED5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停止投屏</w:t>
            </w:r>
          </w:p>
        </w:tc>
      </w:tr>
      <w:tr w14:paraId="47B0E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ins w:id="39" w:author="wenyr" w:date="2026-08-20T14:06:55Z"/>
        </w:trPr>
        <w:tc>
          <w:tcPr>
            <w:tcW w:w="219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A1CAC">
            <w:pPr>
              <w:keepNext w:val="0"/>
              <w:keepLines w:val="0"/>
              <w:widowControl/>
              <w:suppressLineNumbers w:val="0"/>
              <w:jc w:val="left"/>
              <w:rPr>
                <w:ins w:id="40" w:author="wenyr" w:date="2026-08-20T14:06:55Z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ins w:id="41" w:author="wenyr" w:date="2026-08-20T14:07:02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EXIT</w:t>
              </w:r>
            </w:ins>
          </w:p>
        </w:tc>
        <w:tc>
          <w:tcPr>
            <w:tcW w:w="239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A74D0">
            <w:pPr>
              <w:keepNext w:val="0"/>
              <w:keepLines w:val="0"/>
              <w:widowControl/>
              <w:suppressLineNumbers w:val="0"/>
              <w:jc w:val="left"/>
              <w:rPr>
                <w:ins w:id="42" w:author="wenyr" w:date="2026-08-20T14:06:55Z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ins w:id="43" w:author="wenyr" w:date="2026-08-20T14:07:02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退出</w:t>
              </w:r>
            </w:ins>
          </w:p>
        </w:tc>
      </w:tr>
    </w:tbl>
    <w:p w14:paraId="10BDFA89">
      <w:pPr>
        <w:numPr>
          <w:ilvl w:val="0"/>
          <w:numId w:val="3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castStatus 投屏状态枚举</w:t>
      </w:r>
    </w:p>
    <w:tbl>
      <w:tblPr>
        <w:tblStyle w:val="9"/>
        <w:tblW w:w="271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3"/>
        <w:gridCol w:w="2401"/>
      </w:tblGrid>
      <w:tr w14:paraId="021A5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8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23F4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61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FDDD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5E8D8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A57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CONNECTED</w:t>
            </w:r>
          </w:p>
        </w:tc>
        <w:tc>
          <w:tcPr>
            <w:tcW w:w="261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A07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投屏连接成功</w:t>
            </w:r>
          </w:p>
        </w:tc>
      </w:tr>
      <w:tr w14:paraId="716CC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27D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FAILED</w:t>
            </w:r>
          </w:p>
        </w:tc>
        <w:tc>
          <w:tcPr>
            <w:tcW w:w="261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60D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投屏失败</w:t>
            </w:r>
          </w:p>
        </w:tc>
      </w:tr>
      <w:tr w14:paraId="4E701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DCD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DISCONNECTED</w:t>
            </w:r>
          </w:p>
        </w:tc>
        <w:tc>
          <w:tcPr>
            <w:tcW w:w="261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0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投屏断开</w:t>
            </w:r>
          </w:p>
        </w:tc>
      </w:tr>
    </w:tbl>
    <w:p w14:paraId="63A8726D">
      <w:pPr>
        <w:numPr>
          <w:ilvl w:val="0"/>
          <w:numId w:val="3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protocol 网络协议枚举</w:t>
      </w:r>
    </w:p>
    <w:tbl>
      <w:tblPr>
        <w:tblStyle w:val="9"/>
        <w:tblW w:w="272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8"/>
        <w:gridCol w:w="2403"/>
      </w:tblGrid>
      <w:tr w14:paraId="2333A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CA3D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6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4B0B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43947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347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</w:t>
            </w:r>
          </w:p>
        </w:tc>
        <w:tc>
          <w:tcPr>
            <w:tcW w:w="26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4E0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 协议</w:t>
            </w:r>
          </w:p>
        </w:tc>
      </w:tr>
      <w:tr w14:paraId="5B51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6ED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HTTPS</w:t>
            </w:r>
          </w:p>
        </w:tc>
        <w:tc>
          <w:tcPr>
            <w:tcW w:w="26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7AE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HTTPS 加密协议</w:t>
            </w:r>
          </w:p>
        </w:tc>
      </w:tr>
      <w:tr w14:paraId="5897D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3EE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TCP</w:t>
            </w:r>
          </w:p>
        </w:tc>
        <w:tc>
          <w:tcPr>
            <w:tcW w:w="26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981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TCP 协议</w:t>
            </w:r>
          </w:p>
        </w:tc>
      </w:tr>
      <w:tr w14:paraId="4D961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3D5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UDP</w:t>
            </w:r>
          </w:p>
        </w:tc>
        <w:tc>
          <w:tcPr>
            <w:tcW w:w="26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C3B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UDP 协议</w:t>
            </w:r>
          </w:p>
        </w:tc>
      </w:tr>
    </w:tbl>
    <w:p w14:paraId="4378D373">
      <w:pPr>
        <w:numPr>
          <w:ilvl w:val="0"/>
          <w:numId w:val="3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ins w:id="44" w:author="wenyr" w:date="2026-08-24T14:39:03Z">
        <w:r>
          <w:rPr>
            <w:rFonts w:hint="eastAsia" w:ascii="宋体" w:hAnsi="宋体" w:eastAsia="宋体" w:cs="宋体"/>
            <w:kern w:val="0"/>
            <w:sz w:val="24"/>
            <w:szCs w:val="24"/>
            <w:lang w:val="en-US" w:eastAsia="zh-CN" w:bidi="ar"/>
          </w:rPr>
          <w:t>WAPA</w:t>
        </w:r>
      </w:ins>
      <w:ins w:id="45" w:author="wenyr" w:date="2026-08-24T14:39:03Z">
        <w:r>
          <w:rPr>
            <w:rFonts w:ascii="宋体" w:hAnsi="宋体" w:eastAsia="宋体" w:cs="宋体"/>
            <w:kern w:val="0"/>
            <w:sz w:val="24"/>
            <w:szCs w:val="24"/>
            <w:lang w:val="en-US" w:eastAsia="zh-CN" w:bidi="ar"/>
          </w:rPr>
          <w:t>ction</w:t>
        </w:r>
      </w:ins>
      <w:del w:id="46" w:author="wenyr" w:date="2026-08-24T14:39:03Z">
        <w:r>
          <w:rPr>
            <w:rFonts w:ascii="宋体" w:hAnsi="宋体" w:eastAsia="宋体" w:cs="宋体"/>
            <w:sz w:val="24"/>
            <w:szCs w:val="24"/>
          </w:rPr>
          <w:delText>coverMimeType</w:delText>
        </w:r>
      </w:del>
      <w:r>
        <w:rPr>
          <w:rFonts w:ascii="宋体" w:hAnsi="宋体" w:eastAsia="宋体" w:cs="宋体"/>
          <w:sz w:val="24"/>
          <w:szCs w:val="24"/>
        </w:rPr>
        <w:t xml:space="preserve"> </w:t>
      </w:r>
      <w:ins w:id="47" w:author="wenyr" w:date="2026-08-24T14:39:20Z">
        <w:r>
          <w:rPr>
            <w:rFonts w:hint="eastAsia" w:ascii="宋体" w:hAnsi="宋体" w:eastAsia="宋体" w:cs="宋体"/>
            <w:kern w:val="0"/>
            <w:sz w:val="24"/>
            <w:szCs w:val="24"/>
            <w:lang w:val="en-US" w:eastAsia="zh-CN" w:bidi="ar"/>
          </w:rPr>
          <w:t>上网动作</w:t>
        </w:r>
      </w:ins>
      <w:del w:id="48" w:author="wenyr" w:date="2026-08-24T14:39:20Z">
        <w:r>
          <w:rPr>
            <w:rFonts w:hint="eastAsia" w:ascii="宋体" w:hAnsi="宋体" w:eastAsia="宋体" w:cs="宋体"/>
            <w:sz w:val="24"/>
            <w:szCs w:val="24"/>
            <w:lang w:val="en-US" w:eastAsia="zh-CN"/>
          </w:rPr>
          <w:delText>封面媒体</w:delText>
        </w:r>
      </w:del>
      <w:del w:id="49" w:author="wenyr" w:date="2026-08-24T14:39:24Z">
        <w:r>
          <w:rPr>
            <w:rFonts w:hint="eastAsia" w:ascii="宋体" w:hAnsi="宋体" w:eastAsia="宋体" w:cs="宋体"/>
            <w:sz w:val="24"/>
            <w:szCs w:val="24"/>
            <w:lang w:val="en-US" w:eastAsia="zh-CN"/>
          </w:rPr>
          <w:delText>类型</w:delText>
        </w:r>
      </w:del>
      <w:r>
        <w:rPr>
          <w:rFonts w:ascii="宋体" w:hAnsi="宋体" w:eastAsia="宋体" w:cs="宋体"/>
          <w:sz w:val="24"/>
          <w:szCs w:val="24"/>
        </w:rPr>
        <w:t>枚举</w:t>
      </w:r>
    </w:p>
    <w:tbl>
      <w:tblPr>
        <w:tblStyle w:val="9"/>
        <w:tblW w:w="271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  <w:tblPrChange w:id="50" w:author="wenyr" w:date="2026-08-24T14:40:08Z">
          <w:tblPr>
            <w:tblStyle w:val="9"/>
            <w:tblW w:w="2718" w:type="pct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shd w:val="clear" w:color="auto" w:fill="auto"/>
            <w:tblLayout w:type="autofit"/>
            <w:tblCellMar>
              <w:top w:w="15" w:type="dxa"/>
              <w:left w:w="15" w:type="dxa"/>
              <w:bottom w:w="15" w:type="dxa"/>
              <w:right w:w="15" w:type="dxa"/>
            </w:tblCellMar>
          </w:tblPr>
        </w:tblPrChange>
      </w:tblPr>
      <w:tblGrid>
        <w:gridCol w:w="2152"/>
        <w:gridCol w:w="2448"/>
        <w:tblGridChange w:id="51">
          <w:tblGrid>
            <w:gridCol w:w="2153"/>
            <w:gridCol w:w="2449"/>
          </w:tblGrid>
        </w:tblGridChange>
      </w:tblGrid>
      <w:tr w14:paraId="39701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  <w:tblPrExChange w:id="52" w:author="wenyr" w:date="2026-08-24T14:40:0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shd w:val="clear" w:color="auto" w:fill="auto"/>
              <w:tblCellMar>
                <w:top w:w="15" w:type="dxa"/>
                <w:left w:w="15" w:type="dxa"/>
                <w:bottom w:w="15" w:type="dxa"/>
                <w:right w:w="15" w:type="dxa"/>
              </w:tblCellMar>
            </w:tblPrEx>
          </w:tblPrExChange>
        </w:tblPrEx>
        <w:trPr>
          <w:tblHeader/>
          <w:trPrChange w:id="52" w:author="wenyr" w:date="2026-08-24T14:40:08Z">
            <w:trPr>
              <w:tblHeader/>
            </w:trPr>
          </w:trPrChange>
        </w:trPr>
        <w:tc>
          <w:tcPr>
            <w:tcW w:w="233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53" w:author="wenyr" w:date="2026-08-24T14:40:08Z">
              <w:tcPr>
                <w:tcW w:w="2339" w:type="pct"/>
                <w:shd w:val="clear" w:color="auto" w:fill="auto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545F1EE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66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54" w:author="wenyr" w:date="2026-08-24T14:40:08Z">
              <w:tcPr>
                <w:tcW w:w="2660" w:type="pct"/>
                <w:shd w:val="clear" w:color="auto" w:fill="auto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41E2159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6C27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  <w:tblPrExChange w:id="55" w:author="wenyr" w:date="2026-08-24T14:40:0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</w:tblPrEx>
          </w:tblPrExChange>
        </w:tblPrEx>
        <w:tc>
          <w:tcPr>
            <w:tcW w:w="233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56" w:author="wenyr" w:date="2026-08-24T14:40:08Z">
              <w:tcPr>
                <w:tcW w:w="2339" w:type="pct"/>
                <w:shd w:val="clear" w:color="auto" w:fill="auto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76DCAB73">
            <w:pPr>
              <w:keepNext w:val="0"/>
              <w:keepLines w:val="0"/>
              <w:widowControl/>
              <w:suppressLineNumbers w:val="0"/>
              <w:jc w:val="left"/>
            </w:pPr>
            <w:ins w:id="57" w:author="wenyr" w:date="2026-08-24T14:39:36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ACCESS</w:t>
              </w:r>
            </w:ins>
            <w:del w:id="58" w:author="wenyr" w:date="2026-08-24T14:39:36Z">
              <w:r>
                <w:rPr>
                  <w:rFonts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delText>jpeg</w:delText>
              </w:r>
            </w:del>
          </w:p>
        </w:tc>
        <w:tc>
          <w:tcPr>
            <w:tcW w:w="266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59" w:author="wenyr" w:date="2026-08-24T14:40:08Z">
              <w:tcPr>
                <w:tcW w:w="2660" w:type="pct"/>
                <w:shd w:val="clear" w:color="auto" w:fill="auto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7FCE6D81">
            <w:pPr>
              <w:keepNext w:val="0"/>
              <w:keepLines w:val="0"/>
              <w:widowControl/>
              <w:suppressLineNumbers w:val="0"/>
              <w:jc w:val="left"/>
            </w:pPr>
            <w:ins w:id="60" w:author="wenyr" w:date="2026-08-24T14:39:55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访问</w:t>
              </w:r>
            </w:ins>
            <w:del w:id="61" w:author="wenyr" w:date="2026-08-24T14:39:55Z">
              <w:r>
                <w:rPr>
                  <w:rFonts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delText>JPEG 格式图片</w:delText>
              </w:r>
            </w:del>
          </w:p>
        </w:tc>
      </w:tr>
      <w:tr w14:paraId="56500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  <w:tblPrExChange w:id="62" w:author="wenyr" w:date="2026-08-24T14:40:0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shd w:val="clear" w:color="auto" w:fill="auto"/>
              <w:tblCellMar>
                <w:top w:w="15" w:type="dxa"/>
                <w:left w:w="15" w:type="dxa"/>
                <w:bottom w:w="15" w:type="dxa"/>
                <w:right w:w="15" w:type="dxa"/>
              </w:tblCellMar>
            </w:tblPrEx>
          </w:tblPrExChange>
        </w:tblPrEx>
        <w:tc>
          <w:tcPr>
            <w:tcW w:w="233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63" w:author="wenyr" w:date="2026-08-24T14:40:08Z">
              <w:tcPr>
                <w:tcW w:w="2339" w:type="pct"/>
                <w:shd w:val="clear" w:color="auto" w:fill="auto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25A635AE">
            <w:pPr>
              <w:keepNext w:val="0"/>
              <w:keepLines w:val="0"/>
              <w:widowControl/>
              <w:suppressLineNumbers w:val="0"/>
              <w:jc w:val="left"/>
            </w:pPr>
            <w:ins w:id="64" w:author="wenyr" w:date="2026-08-24T14:39:47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EXIT</w:t>
              </w:r>
            </w:ins>
            <w:del w:id="65" w:author="wenyr" w:date="2026-08-24T14:39:47Z">
              <w:r>
                <w:rPr>
                  <w:rFonts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delText>png</w:delText>
              </w:r>
            </w:del>
          </w:p>
        </w:tc>
        <w:tc>
          <w:tcPr>
            <w:tcW w:w="266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66" w:author="wenyr" w:date="2026-08-24T14:40:08Z">
              <w:tcPr>
                <w:tcW w:w="2660" w:type="pct"/>
                <w:shd w:val="clear" w:color="auto" w:fill="auto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13DB96B4">
            <w:pPr>
              <w:keepNext w:val="0"/>
              <w:keepLines w:val="0"/>
              <w:widowControl/>
              <w:suppressLineNumbers w:val="0"/>
              <w:jc w:val="left"/>
            </w:pPr>
            <w:ins w:id="67" w:author="wenyr" w:date="2026-08-24T14:39:59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退出</w:t>
              </w:r>
            </w:ins>
            <w:del w:id="68" w:author="wenyr" w:date="2026-08-24T14:39:59Z">
              <w:r>
                <w:rPr>
                  <w:rFonts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delText>PNG 格式图片</w:delText>
              </w:r>
            </w:del>
          </w:p>
        </w:tc>
      </w:tr>
      <w:tr w14:paraId="391F8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  <w:tblPrExChange w:id="70" w:author="wenyr" w:date="2026-08-24T14:40:0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shd w:val="clear" w:color="auto" w:fill="auto"/>
              <w:tblCellMar>
                <w:top w:w="15" w:type="dxa"/>
                <w:left w:w="15" w:type="dxa"/>
                <w:bottom w:w="15" w:type="dxa"/>
                <w:right w:w="15" w:type="dxa"/>
              </w:tblCellMar>
            </w:tblPrEx>
          </w:tblPrExChange>
        </w:tblPrEx>
        <w:trPr>
          <w:del w:id="69" w:author="wenyr" w:date="2026-08-24T14:40:08Z"/>
        </w:trPr>
        <w:tc>
          <w:tcPr>
            <w:tcW w:w="233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71" w:author="wenyr" w:date="2026-08-24T14:40:08Z">
              <w:tcPr>
                <w:tcW w:w="2339" w:type="pct"/>
                <w:shd w:val="clear" w:color="auto" w:fill="auto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52C76CDA">
            <w:pPr>
              <w:keepNext w:val="0"/>
              <w:keepLines w:val="0"/>
              <w:widowControl/>
              <w:suppressLineNumbers w:val="0"/>
              <w:jc w:val="left"/>
              <w:rPr>
                <w:del w:id="72" w:author="wenyr" w:date="2026-08-24T14:40:08Z"/>
              </w:rPr>
            </w:pPr>
            <w:del w:id="73" w:author="wenyr" w:date="2026-08-24T14:40:08Z">
              <w:r>
                <w:rPr>
                  <w:rFonts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delText>webp</w:delText>
              </w:r>
            </w:del>
          </w:p>
        </w:tc>
        <w:tc>
          <w:tcPr>
            <w:tcW w:w="266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74" w:author="wenyr" w:date="2026-08-24T14:40:08Z">
              <w:tcPr>
                <w:tcW w:w="2660" w:type="pct"/>
                <w:shd w:val="clear" w:color="auto" w:fill="auto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4E600923">
            <w:pPr>
              <w:keepNext w:val="0"/>
              <w:keepLines w:val="0"/>
              <w:widowControl/>
              <w:suppressLineNumbers w:val="0"/>
              <w:jc w:val="left"/>
              <w:rPr>
                <w:del w:id="75" w:author="wenyr" w:date="2026-08-24T14:40:08Z"/>
              </w:rPr>
            </w:pPr>
            <w:del w:id="76" w:author="wenyr" w:date="2026-08-24T14:40:08Z">
              <w:r>
                <w:rPr>
                  <w:rFonts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delText>WebP 格式图片</w:delText>
              </w:r>
            </w:del>
          </w:p>
        </w:tc>
      </w:tr>
    </w:tbl>
    <w:p w14:paraId="66DF39F6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  <w:lang w:val="en-US" w:eastAsia="zh-CN"/>
        </w:rPr>
      </w:pPr>
      <w:r>
        <w:rPr>
          <w:rFonts w:hint="eastAsia" w:ascii="黑体" w:eastAsia="黑体" w:cs="黑体"/>
          <w:sz w:val="26"/>
          <w:szCs w:val="26"/>
          <w:lang w:val="en-US" w:eastAsia="zh-CN"/>
        </w:rPr>
        <w:t>4</w:t>
      </w:r>
      <w:r>
        <w:rPr>
          <w:rFonts w:hint="default" w:ascii="黑体" w:hAnsi="宋体" w:eastAsia="黑体" w:cs="黑体"/>
          <w:sz w:val="26"/>
          <w:szCs w:val="26"/>
        </w:rPr>
        <w:t>.</w:t>
      </w:r>
      <w:r>
        <w:rPr>
          <w:rFonts w:hint="eastAsia" w:ascii="黑体" w:hAnsi="宋体" w:eastAsia="黑体" w:cs="黑体"/>
          <w:sz w:val="26"/>
          <w:szCs w:val="26"/>
          <w:lang w:val="en-US" w:eastAsia="zh-CN"/>
        </w:rPr>
        <w:t>5</w:t>
      </w:r>
      <w:r>
        <w:rPr>
          <w:rFonts w:hint="default" w:ascii="黑体" w:hAnsi="宋体" w:eastAsia="黑体" w:cs="黑体"/>
          <w:sz w:val="26"/>
          <w:szCs w:val="26"/>
        </w:rPr>
        <w:t xml:space="preserve"> 接口INT-00</w:t>
      </w:r>
      <w:r>
        <w:rPr>
          <w:rFonts w:hint="eastAsia" w:ascii="黑体" w:hAnsi="宋体" w:eastAsia="黑体" w:cs="黑体"/>
          <w:sz w:val="26"/>
          <w:szCs w:val="26"/>
          <w:lang w:val="en-US" w:eastAsia="zh-CN"/>
        </w:rPr>
        <w:t>5</w:t>
      </w:r>
      <w:r>
        <w:rPr>
          <w:rFonts w:hint="default" w:ascii="黑体" w:hAnsi="宋体" w:eastAsia="黑体" w:cs="黑体"/>
          <w:sz w:val="26"/>
          <w:szCs w:val="26"/>
        </w:rPr>
        <w:t>：</w:t>
      </w:r>
      <w:r>
        <w:rPr>
          <w:rFonts w:hint="eastAsia" w:ascii="黑体" w:hAnsi="宋体" w:eastAsia="黑体" w:cs="黑体"/>
          <w:sz w:val="26"/>
          <w:szCs w:val="26"/>
          <w:lang w:val="en-US" w:eastAsia="zh-CN"/>
        </w:rPr>
        <w:t>科克瑞尔 IFE接口</w:t>
      </w:r>
    </w:p>
    <w:p w14:paraId="08FA3941">
      <w:pPr>
        <w:pStyle w:val="5"/>
        <w:spacing w:before="200" w:beforeAutospacing="0" w:after="100" w:afterAutospacing="0" w:line="300" w:lineRule="auto"/>
        <w:ind w:left="0" w:leftChars="0" w:right="0" w:rightChars="0"/>
        <w:rPr>
          <w:rFonts w:hint="eastAsia" w:ascii="黑体" w:hAnsi="宋体" w:eastAsia="黑体" w:cs="黑体"/>
          <w:sz w:val="24"/>
          <w:szCs w:val="24"/>
          <w:lang w:val="en-US" w:eastAsia="zh-CN"/>
        </w:rPr>
      </w:pPr>
      <w:r>
        <w:rPr>
          <w:rFonts w:hint="eastAsia" w:ascii="黑体" w:hAnsi="宋体" w:cs="黑体"/>
          <w:sz w:val="24"/>
          <w:szCs w:val="24"/>
          <w:lang w:val="en-US" w:eastAsia="zh-CN"/>
        </w:rPr>
        <w:t>4</w:t>
      </w:r>
      <w:r>
        <w:rPr>
          <w:rFonts w:hint="default" w:ascii="黑体" w:hAnsi="宋体" w:eastAsia="黑体" w:cs="黑体"/>
          <w:sz w:val="24"/>
          <w:szCs w:val="24"/>
        </w:rPr>
        <w:t>.</w:t>
      </w:r>
      <w:r>
        <w:rPr>
          <w:rFonts w:hint="eastAsia" w:ascii="黑体" w:hAnsi="宋体" w:cs="黑体"/>
          <w:sz w:val="24"/>
          <w:szCs w:val="24"/>
          <w:lang w:val="en-US" w:eastAsia="zh-CN"/>
        </w:rPr>
        <w:t>5</w:t>
      </w:r>
      <w:r>
        <w:rPr>
          <w:rFonts w:hint="default" w:ascii="黑体" w:hAnsi="宋体" w:eastAsia="黑体" w:cs="黑体"/>
          <w:sz w:val="24"/>
          <w:szCs w:val="24"/>
        </w:rPr>
        <w:t>.1 接口</w:t>
      </w:r>
      <w:r>
        <w:rPr>
          <w:rFonts w:hint="eastAsia" w:ascii="黑体" w:hAnsi="宋体" w:cs="黑体"/>
          <w:sz w:val="24"/>
          <w:szCs w:val="24"/>
          <w:lang w:val="en-US" w:eastAsia="zh-CN"/>
        </w:rPr>
        <w:t>定义</w:t>
      </w:r>
    </w:p>
    <w:p w14:paraId="2BE5B367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接口ID：</w:t>
      </w:r>
      <w:r>
        <w:rPr>
          <w:rFonts w:hint="default" w:ascii="宋体" w:hAnsi="宋体" w:eastAsia="宋体" w:cs="宋体"/>
          <w:sz w:val="24"/>
          <w:szCs w:val="24"/>
        </w:rPr>
        <w:t>INT-001</w:t>
      </w:r>
    </w:p>
    <w:p w14:paraId="1CCF87F4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源系统：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科克瑞尔 IFE</w:t>
      </w:r>
    </w:p>
    <w:p w14:paraId="40019A70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目标系统：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前中后舱网联数据软件平台</w:t>
      </w:r>
    </w:p>
    <w:p w14:paraId="055070BA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功能描述：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科克瑞尔 IFE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系统传输乘客业务行为（看电影、看音乐、看新闻、购物）给FLYHUB设备，经FLYHUB转发给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前中后舱网联数据软件平台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。</w:t>
      </w:r>
    </w:p>
    <w:p w14:paraId="019B634E">
      <w:pPr>
        <w:pStyle w:val="5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eastAsia" w:ascii="黑体" w:hAnsi="宋体" w:cs="黑体"/>
          <w:sz w:val="24"/>
          <w:szCs w:val="24"/>
          <w:lang w:val="en-US" w:eastAsia="zh-CN"/>
        </w:rPr>
        <w:t>4</w:t>
      </w:r>
      <w:r>
        <w:rPr>
          <w:rFonts w:hint="default" w:ascii="黑体" w:hAnsi="宋体" w:eastAsia="黑体" w:cs="黑体"/>
          <w:sz w:val="24"/>
          <w:szCs w:val="24"/>
        </w:rPr>
        <w:t>.</w:t>
      </w:r>
      <w:r>
        <w:rPr>
          <w:rFonts w:hint="eastAsia" w:ascii="黑体" w:hAnsi="宋体" w:cs="黑体"/>
          <w:sz w:val="24"/>
          <w:szCs w:val="24"/>
          <w:lang w:val="en-US" w:eastAsia="zh-CN"/>
        </w:rPr>
        <w:t>5</w:t>
      </w:r>
      <w:r>
        <w:rPr>
          <w:rFonts w:hint="default" w:ascii="黑体" w:hAnsi="宋体" w:eastAsia="黑体" w:cs="黑体"/>
          <w:sz w:val="24"/>
          <w:szCs w:val="24"/>
        </w:rPr>
        <w:t>.2 接口协议</w:t>
      </w:r>
    </w:p>
    <w:p w14:paraId="2C9B4968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协议类型：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UDP</w:t>
      </w:r>
    </w:p>
    <w:p w14:paraId="0B9D02AF">
      <w:pPr>
        <w:pStyle w:val="5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eastAsia" w:ascii="黑体" w:hAnsi="宋体" w:cs="黑体"/>
          <w:sz w:val="24"/>
          <w:szCs w:val="24"/>
          <w:lang w:val="en-US" w:eastAsia="zh-CN"/>
        </w:rPr>
        <w:t>4</w:t>
      </w:r>
      <w:r>
        <w:rPr>
          <w:rFonts w:hint="default" w:ascii="黑体" w:hAnsi="宋体" w:eastAsia="黑体" w:cs="黑体"/>
          <w:sz w:val="24"/>
          <w:szCs w:val="24"/>
        </w:rPr>
        <w:t>.</w:t>
      </w:r>
      <w:r>
        <w:rPr>
          <w:rFonts w:hint="eastAsia" w:ascii="黑体" w:hAnsi="宋体" w:cs="黑体"/>
          <w:sz w:val="24"/>
          <w:szCs w:val="24"/>
          <w:lang w:val="en-US" w:eastAsia="zh-CN"/>
        </w:rPr>
        <w:t>5</w:t>
      </w:r>
      <w:r>
        <w:rPr>
          <w:rFonts w:hint="default" w:ascii="黑体" w:hAnsi="宋体" w:eastAsia="黑体" w:cs="黑体"/>
          <w:sz w:val="24"/>
          <w:szCs w:val="24"/>
        </w:rPr>
        <w:t>.3 数据格式</w:t>
      </w:r>
    </w:p>
    <w:p w14:paraId="42A6960C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数据格式：</w:t>
      </w:r>
      <w:r>
        <w:rPr>
          <w:rFonts w:hint="default" w:ascii="宋体" w:hAnsi="宋体" w:eastAsia="宋体" w:cs="宋体"/>
          <w:sz w:val="24"/>
          <w:szCs w:val="24"/>
        </w:rPr>
        <w:t>JSON</w:t>
      </w:r>
    </w:p>
    <w:p w14:paraId="6A8DC756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字符编码：</w:t>
      </w:r>
      <w:r>
        <w:rPr>
          <w:rFonts w:hint="default" w:ascii="宋体" w:hAnsi="宋体" w:eastAsia="宋体" w:cs="宋体"/>
          <w:sz w:val="24"/>
          <w:szCs w:val="24"/>
        </w:rPr>
        <w:t>UTF-8</w:t>
      </w:r>
    </w:p>
    <w:p w14:paraId="0E6BCC11">
      <w:pPr>
        <w:pStyle w:val="7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eastAsia" w:ascii="黑体" w:hAnsi="宋体" w:eastAsia="黑体" w:cs="黑体"/>
          <w:sz w:val="24"/>
          <w:szCs w:val="24"/>
          <w:lang w:val="en-US" w:eastAsia="zh-CN"/>
        </w:rPr>
        <w:t>4</w:t>
      </w:r>
      <w:r>
        <w:rPr>
          <w:rFonts w:hint="default" w:ascii="黑体" w:hAnsi="宋体" w:eastAsia="黑体" w:cs="黑体"/>
          <w:sz w:val="24"/>
          <w:szCs w:val="24"/>
        </w:rPr>
        <w:t>.</w:t>
      </w:r>
      <w:r>
        <w:rPr>
          <w:rFonts w:hint="eastAsia" w:ascii="黑体" w:hAnsi="宋体" w:cs="黑体"/>
          <w:sz w:val="24"/>
          <w:szCs w:val="24"/>
          <w:lang w:val="en-US" w:eastAsia="zh-CN"/>
        </w:rPr>
        <w:t>5</w:t>
      </w:r>
      <w:r>
        <w:rPr>
          <w:rFonts w:hint="default" w:ascii="黑体" w:hAnsi="宋体" w:eastAsia="黑体" w:cs="黑体"/>
          <w:sz w:val="24"/>
          <w:szCs w:val="24"/>
        </w:rPr>
        <w:t>.3</w:t>
      </w:r>
      <w:r>
        <w:rPr>
          <w:rFonts w:hint="eastAsia" w:ascii="黑体" w:hAnsi="宋体" w:cs="黑体"/>
          <w:sz w:val="24"/>
          <w:szCs w:val="24"/>
          <w:lang w:val="en-US" w:eastAsia="zh-CN"/>
        </w:rPr>
        <w:t>.1</w:t>
      </w:r>
      <w:r>
        <w:rPr>
          <w:rFonts w:hint="default" w:ascii="黑体" w:hAnsi="宋体" w:eastAsia="黑体" w:cs="黑体"/>
          <w:sz w:val="24"/>
          <w:szCs w:val="24"/>
        </w:rPr>
        <w:t>通用信息（基础层，必选）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0"/>
        <w:gridCol w:w="1048"/>
        <w:gridCol w:w="567"/>
        <w:gridCol w:w="3455"/>
        <w:gridCol w:w="1228"/>
        <w:gridCol w:w="568"/>
      </w:tblGrid>
      <w:tr w14:paraId="18F6A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FDA2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83FA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E9AE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113C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8954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 / 示例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FC96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694B2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107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sysInfo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2F2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4B0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FE3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系统基础信息（第一层嵌套）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F3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见下表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732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4CD8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E87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paxInfo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E44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51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1A9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乘客核心信息（第一层嵌套）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D30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见下表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CCD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F012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88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behaviorInfo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03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5A7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70E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业务行为信息（第一层嵌套，核心场景层）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F96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见业务场景表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6E4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BE7D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06C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extInfo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392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B3E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565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扩展字段（第一层嵌套，可选）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432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见下表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FA1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</w:tbl>
    <w:p w14:paraId="3C7CEFDC">
      <w:pPr>
        <w:numPr>
          <w:ilvl w:val="0"/>
          <w:numId w:val="4"/>
        </w:numPr>
        <w:spacing w:before="100" w:beforeAutospacing="0" w:after="100" w:afterAutospacing="0" w:line="300" w:lineRule="auto"/>
        <w:ind w:left="0"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sysInfo（系统基础信息）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278"/>
        <w:gridCol w:w="730"/>
        <w:gridCol w:w="1000"/>
        <w:gridCol w:w="3319"/>
        <w:gridCol w:w="730"/>
      </w:tblGrid>
      <w:tr w14:paraId="7F53D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9E53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F3B7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FF33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0AE1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577C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7621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6C1E6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C17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91D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D0E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EF6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时间戳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8E2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2026-04-08 15:30:22.123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90D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78535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88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flightId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C8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411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524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航班号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209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CZ633/CA123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C72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</w:tbl>
    <w:p w14:paraId="1757FD48">
      <w:pPr>
        <w:numPr>
          <w:ilvl w:val="0"/>
          <w:numId w:val="4"/>
        </w:numPr>
        <w:spacing w:before="100" w:beforeAutospacing="0" w:after="100" w:afterAutospacing="0" w:line="300" w:lineRule="auto"/>
        <w:ind w:left="0" w:leftChars="0" w:right="0" w:righ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paxInfo（乘客核心信息）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0"/>
        <w:gridCol w:w="1165"/>
        <w:gridCol w:w="665"/>
        <w:gridCol w:w="1534"/>
        <w:gridCol w:w="3027"/>
        <w:gridCol w:w="665"/>
      </w:tblGrid>
      <w:tr w14:paraId="554E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387A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D712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788F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4173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9671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487E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55304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587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pnr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D0D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28E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D60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订座编码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7A4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ABC123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0E1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5CF78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BCC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seatNo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8B1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D6B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F1E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座位号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93D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12A/05F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389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44D7F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3C0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cabinClass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7CD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618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16C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舱位等级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8EE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ECONOMY/FIRST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BF9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31002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D4C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deviceId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F42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86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523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终端设备 ID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F83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SVDU-01-05/ANDROID-1234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C7B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7B0B4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F5B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B44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EF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76C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乘客标识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3A4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PAX-00001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40E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</w:tbl>
    <w:p w14:paraId="25128EC0">
      <w:pPr>
        <w:numPr>
          <w:ilvl w:val="0"/>
          <w:numId w:val="4"/>
        </w:numPr>
        <w:spacing w:before="100" w:beforeAutospacing="0" w:after="100" w:afterAutospacing="0" w:line="300" w:lineRule="auto"/>
        <w:ind w:left="0" w:leftChars="0" w:right="0" w:righ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extInfo（扩展字段，可选）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7"/>
        <w:gridCol w:w="1134"/>
        <w:gridCol w:w="818"/>
        <w:gridCol w:w="1543"/>
        <w:gridCol w:w="2821"/>
        <w:gridCol w:w="733"/>
      </w:tblGrid>
      <w:tr w14:paraId="0EFEB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0874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8F31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48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C1B5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91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15B8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166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E171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7534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2F8FE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B6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errorCode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F1E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8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E36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91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A42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错误码（异常时填写）</w:t>
            </w:r>
          </w:p>
        </w:tc>
        <w:tc>
          <w:tcPr>
            <w:tcW w:w="166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C4F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0000（成功）/1001（失败）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DE7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146A9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FCC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errorDesc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4D1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8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DC1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91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2ED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错误描述</w:t>
            </w:r>
          </w:p>
        </w:tc>
        <w:tc>
          <w:tcPr>
            <w:tcW w:w="166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4CA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投屏设备连接超时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41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</w:tbl>
    <w:p w14:paraId="124ECBD2">
      <w:pPr>
        <w:pStyle w:val="7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eastAsia" w:ascii="黑体" w:hAnsi="宋体" w:eastAsia="黑体" w:cs="黑体"/>
          <w:sz w:val="24"/>
          <w:szCs w:val="24"/>
          <w:lang w:val="en-US" w:eastAsia="zh-CN"/>
        </w:rPr>
        <w:t>4</w:t>
      </w:r>
      <w:r>
        <w:rPr>
          <w:rFonts w:hint="default" w:ascii="黑体" w:hAnsi="宋体" w:eastAsia="黑体" w:cs="黑体"/>
          <w:sz w:val="24"/>
          <w:szCs w:val="24"/>
        </w:rPr>
        <w:t>.</w:t>
      </w:r>
      <w:r>
        <w:rPr>
          <w:rFonts w:hint="eastAsia" w:ascii="黑体" w:hAnsi="宋体" w:cs="黑体"/>
          <w:sz w:val="24"/>
          <w:szCs w:val="24"/>
          <w:lang w:val="en-US" w:eastAsia="zh-CN"/>
        </w:rPr>
        <w:t>5</w:t>
      </w:r>
      <w:r>
        <w:rPr>
          <w:rFonts w:hint="default" w:ascii="黑体" w:hAnsi="宋体" w:eastAsia="黑体" w:cs="黑体"/>
          <w:sz w:val="24"/>
          <w:szCs w:val="24"/>
        </w:rPr>
        <w:t>.3</w:t>
      </w:r>
      <w:r>
        <w:rPr>
          <w:rFonts w:hint="eastAsia" w:ascii="黑体" w:hAnsi="宋体" w:cs="黑体"/>
          <w:sz w:val="24"/>
          <w:szCs w:val="24"/>
          <w:lang w:val="en-US" w:eastAsia="zh-CN"/>
        </w:rPr>
        <w:t>.2</w:t>
      </w:r>
      <w:r>
        <w:rPr>
          <w:rFonts w:hint="default" w:ascii="黑体" w:hAnsi="宋体" w:eastAsia="黑体" w:cs="黑体"/>
          <w:b/>
          <w:kern w:val="2"/>
          <w:sz w:val="24"/>
          <w:szCs w:val="24"/>
          <w:lang w:val="en-US" w:eastAsia="zh-CN" w:bidi="ar-SA"/>
        </w:rPr>
        <w:t>业务行为信息</w:t>
      </w:r>
      <w:r>
        <w:rPr>
          <w:rFonts w:hint="default" w:ascii="黑体" w:hAnsi="宋体" w:eastAsia="黑体" w:cs="黑体"/>
          <w:sz w:val="24"/>
          <w:szCs w:val="24"/>
        </w:rPr>
        <w:t>（场景层，嵌套结构）</w:t>
      </w:r>
    </w:p>
    <w:p w14:paraId="0AE47D21">
      <w:pPr>
        <w:numPr>
          <w:ilvl w:val="0"/>
          <w:numId w:val="5"/>
        </w:numPr>
        <w:spacing w:before="100" w:beforeAutospacing="0" w:after="100" w:afterAutospacing="0" w:line="300" w:lineRule="auto"/>
        <w:ind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看</w:t>
      </w:r>
      <w:r>
        <w:rPr>
          <w:rFonts w:ascii="宋体" w:hAnsi="宋体" w:eastAsia="宋体" w:cs="宋体"/>
          <w:sz w:val="24"/>
          <w:szCs w:val="24"/>
        </w:rPr>
        <w:t>电影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MOVIE_PLAY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929"/>
        <w:gridCol w:w="812"/>
        <w:gridCol w:w="1803"/>
        <w:gridCol w:w="2244"/>
        <w:gridCol w:w="863"/>
      </w:tblGrid>
      <w:tr w14:paraId="3E252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357A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43A5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80D6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4773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D0F7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819D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220C9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E11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behaviorType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A2E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55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352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业务行为类型标识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945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MOVIE_PLAY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98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5D51A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2AE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contentId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2BA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C76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71E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影片唯一 ID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CA9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MOV-001-2026/MOV-002-2026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164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72523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EA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contentName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55F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C4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873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影片名称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FDE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流浪地球 3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EE9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0120D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A94D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1AB8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2A66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87A1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影片类别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E034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科幻/喜剧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A8EC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D63D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6A1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contentDuration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2E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937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279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影片总时长（单位：分钟）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613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157/128/180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4DC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3F418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33A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playAction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BA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2B1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624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播放动作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AC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PLAY（播放）/ PAUSE（暂停）/ </w:t>
            </w:r>
            <w:del w:id="77" w:author="wenyr" w:date="2026-08-24T16:07:29Z">
              <w:r>
                <w:rPr>
                  <w:rFonts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delText>STOP（停止）/</w:delText>
              </w:r>
            </w:del>
            <w:del w:id="78" w:author="wenyr" w:date="2026-08-24T16:07:33Z">
              <w:r>
                <w:rPr>
                  <w:rFonts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delText xml:space="preserve"> </w:delText>
              </w:r>
            </w:del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SEEK（快进 / 快退）</w:t>
            </w:r>
            <w:ins w:id="79" w:author="wenyr" w:date="2026-08-20T14:17:51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/EXIT（退出）</w:t>
              </w:r>
            </w:ins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561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6423E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16E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playPosition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880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BE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DF5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播放进度（单位：秒）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350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360/600/180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29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是（PLAY/SEEK 时）</w:t>
            </w:r>
          </w:p>
        </w:tc>
      </w:tr>
      <w:tr w14:paraId="0C440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12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resolution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A28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13C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6DD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播放分辨率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E9A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720P/1080P/4K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132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48FB4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AEC2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coverBase64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623D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8DD5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≤524288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929B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封面图片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BA38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Base64 编码串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6591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77B13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3BE5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coverMimeType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B5AF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B277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C9B1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媒体类型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19FB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jpeg、png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4F9E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33E1F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E1F2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coverChecksum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DE23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D371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766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封面数据校验和（SHA256）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8CD0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十六进制字符串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3B50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</w:tbl>
    <w:p w14:paraId="4A545A62">
      <w:pPr>
        <w:numPr>
          <w:ilvl w:val="0"/>
          <w:numId w:val="5"/>
        </w:numPr>
        <w:spacing w:before="100" w:beforeAutospacing="0" w:after="100" w:afterAutospacing="0" w:line="300" w:lineRule="auto"/>
        <w:ind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听音乐（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MUSIC_PLAY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8"/>
        <w:gridCol w:w="961"/>
        <w:gridCol w:w="834"/>
        <w:gridCol w:w="2166"/>
        <w:gridCol w:w="1943"/>
        <w:gridCol w:w="794"/>
      </w:tblGrid>
      <w:tr w14:paraId="286D8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8179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A540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12F3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794B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222A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3591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3ADE8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1FD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behaviorType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4BE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78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EE3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业务行为类型标识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18A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MUSIC_PLAY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AD8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7536D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43C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musicId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5C8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D2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994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音乐唯一 ID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B79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MUS-005-2026/MUS-006-2026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94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B2F5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7E1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musicName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12E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765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C4A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音乐名称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0E3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青花瓷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CA5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0F28D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EEA2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music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96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1682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D4A2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21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6953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音乐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94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6778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中国风</w:t>
            </w:r>
          </w:p>
        </w:tc>
        <w:tc>
          <w:tcPr>
            <w:tcW w:w="7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3478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64EFF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618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artist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BC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0A2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1BC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艺术家/歌手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D2D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周杰伦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246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4DBE5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256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album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829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79F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B51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专辑名称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B38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魔杰座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DF5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31926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CAD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playAction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1C5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8F1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C04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播放动作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1BE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PLAY（播放）/ PAUSE（暂停）/ NEXT（下一首）/ PREV（上一首）</w:t>
            </w:r>
            <w:ins w:id="80" w:author="wenyr" w:date="2026-08-20T14:17:56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/EXIT（退出）</w:t>
              </w:r>
            </w:ins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B30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67900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59D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playPosition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74C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B72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B29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播放进度（单位：秒）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8B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120/80/150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D0C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是（PLAY 时）</w:t>
            </w:r>
          </w:p>
        </w:tc>
      </w:tr>
      <w:tr w14:paraId="035F9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F16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volume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2BE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A8B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B97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播放音量（0-100，0 为静音）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BF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70/50/90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39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4FCCA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5C83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coverBase64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94FC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74B3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≤524288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74A0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封面图片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6A24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Base64 编码串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B4D7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55827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083B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coverMimeType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EAEF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568B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3C62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媒体类型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F7B7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jpeg、png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BB42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3D5BF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88F0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coverChecksum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14BD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B440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2139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封面数据校验和（SHA256）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3A17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十六进制字符串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B2E0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</w:tbl>
    <w:p w14:paraId="2AC8ED38">
      <w:pPr>
        <w:numPr>
          <w:ilvl w:val="0"/>
          <w:numId w:val="5"/>
        </w:numPr>
        <w:spacing w:before="100" w:beforeAutospacing="0" w:after="100" w:afterAutospacing="0" w:line="300" w:lineRule="auto"/>
        <w:ind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看新闻（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WAP_BROWSING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8"/>
        <w:gridCol w:w="968"/>
        <w:gridCol w:w="875"/>
        <w:gridCol w:w="2150"/>
        <w:gridCol w:w="2326"/>
        <w:gridCol w:w="419"/>
      </w:tblGrid>
      <w:tr w14:paraId="4F07C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04D1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63CC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E81F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027A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D717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B556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198C1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21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behaviorType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2F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2AA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98B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业务行为类型标识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6FB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WAP_BROWSING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FEC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5C3C9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E4A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sessionId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FEF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1B4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8CA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上网会话唯一ID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E90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WAP-SESSION-001/WAP-SESSION-002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249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D409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40A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srcIp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48A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38C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B5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终端IP地址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9A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192.168.1.100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78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5CA67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7E2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dstIp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9D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95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1CF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目标IP地址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889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180.101.49.11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966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F808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3F0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dstDomain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2B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6E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21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目标域名（IP访问时为空）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F82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"https://www.baidu.com/www.weixin.com" \t "https://www.doubao.com/chat/_blank"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3"/>
                <w:rFonts w:ascii="宋体" w:hAnsi="宋体" w:eastAsia="宋体" w:cs="宋体"/>
                <w:sz w:val="24"/>
                <w:szCs w:val="24"/>
              </w:rPr>
              <w:t>www.baidu.com/www.weixin.com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FE5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7CF4E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94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protocol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C3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D1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04B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网络协议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278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HTTP/HTTPS/TCP/UDP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54B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ED6E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288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port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CF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B9A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FE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目标端口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53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80（HTTP）/ 443（HTTPS）/ 8080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A6E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2418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35E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trafficBytes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BD4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87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A7D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累计上网流量（单位：字节）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7ED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10240（10KB）/ 1048576（1MB）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38D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57654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E15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0B4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BF7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256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FD8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访问 URL 地址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591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"https://www.baidu.com/s?wd=" \t "https://www.doubao.com/chat/_blank"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3"/>
                <w:rFonts w:ascii="宋体" w:hAnsi="宋体" w:eastAsia="宋体" w:cs="宋体"/>
                <w:sz w:val="24"/>
                <w:szCs w:val="24"/>
              </w:rPr>
              <w:t>https://www.baidu.com/s?wd=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机票 /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"https://weixin.qq.com/" \t "https://www.doubao.com/chat/_blank"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3"/>
                <w:rFonts w:ascii="宋体" w:hAnsi="宋体" w:eastAsia="宋体" w:cs="宋体"/>
                <w:sz w:val="24"/>
                <w:szCs w:val="24"/>
              </w:rPr>
              <w:t>https://weixin.qq.com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35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7B3C1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ins w:id="81" w:author="wenyr" w:date="2026-08-24T14:45:58Z"/>
        </w:trPr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759B4">
            <w:pPr>
              <w:keepNext w:val="0"/>
              <w:keepLines w:val="0"/>
              <w:widowControl/>
              <w:suppressLineNumbers w:val="0"/>
              <w:jc w:val="left"/>
              <w:rPr>
                <w:ins w:id="82" w:author="wenyr" w:date="2026-08-24T14:45:58Z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ins w:id="83" w:author="wenyr" w:date="2026-08-24T14:46:01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WAPA</w:t>
              </w:r>
            </w:ins>
            <w:ins w:id="84" w:author="wenyr" w:date="2026-08-24T14:46:01Z">
              <w:r>
                <w:rPr>
                  <w:rFonts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ction</w:t>
              </w:r>
            </w:ins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44B63">
            <w:pPr>
              <w:keepNext w:val="0"/>
              <w:keepLines w:val="0"/>
              <w:widowControl/>
              <w:suppressLineNumbers w:val="0"/>
              <w:jc w:val="left"/>
              <w:rPr>
                <w:ins w:id="85" w:author="wenyr" w:date="2026-08-24T14:45:58Z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ins w:id="86" w:author="wenyr" w:date="2026-08-24T14:46:01Z">
              <w:r>
                <w:rPr>
                  <w:rFonts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string</w:t>
              </w:r>
            </w:ins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37649">
            <w:pPr>
              <w:keepNext w:val="0"/>
              <w:keepLines w:val="0"/>
              <w:widowControl/>
              <w:suppressLineNumbers w:val="0"/>
              <w:jc w:val="left"/>
              <w:rPr>
                <w:ins w:id="87" w:author="wenyr" w:date="2026-08-24T14:45:58Z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ins w:id="88" w:author="wenyr" w:date="2026-08-24T14:46:01Z">
              <w:r>
                <w:rPr>
                  <w:rFonts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16</w:t>
              </w:r>
            </w:ins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A69D3">
            <w:pPr>
              <w:keepNext w:val="0"/>
              <w:keepLines w:val="0"/>
              <w:widowControl/>
              <w:suppressLineNumbers w:val="0"/>
              <w:jc w:val="left"/>
              <w:rPr>
                <w:ins w:id="89" w:author="wenyr" w:date="2026-08-24T14:45:58Z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ins w:id="90" w:author="wenyr" w:date="2026-08-24T14:46:01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上网动作</w:t>
              </w:r>
            </w:ins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FB964">
            <w:pPr>
              <w:keepNext w:val="0"/>
              <w:keepLines w:val="0"/>
              <w:widowControl/>
              <w:suppressLineNumbers w:val="0"/>
              <w:jc w:val="left"/>
              <w:rPr>
                <w:ins w:id="91" w:author="wenyr" w:date="2026-08-24T14:45:58Z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ins w:id="92" w:author="wenyr" w:date="2026-08-24T14:46:01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ACCESS（访问）/EXIT（退出）</w:t>
              </w:r>
            </w:ins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1CD9B">
            <w:pPr>
              <w:keepNext w:val="0"/>
              <w:keepLines w:val="0"/>
              <w:widowControl/>
              <w:suppressLineNumbers w:val="0"/>
              <w:jc w:val="left"/>
              <w:rPr>
                <w:ins w:id="93" w:author="wenyr" w:date="2026-08-24T14:45:58Z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ins w:id="94" w:author="wenyr" w:date="2026-08-24T14:46:01Z">
              <w:r>
                <w:rPr>
                  <w:rFonts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是</w:t>
              </w:r>
            </w:ins>
          </w:p>
        </w:tc>
      </w:tr>
    </w:tbl>
    <w:p w14:paraId="556F23D0">
      <w:pPr>
        <w:numPr>
          <w:ilvl w:val="0"/>
          <w:numId w:val="5"/>
        </w:numPr>
        <w:spacing w:before="100" w:beforeAutospacing="0" w:after="100" w:afterAutospacing="0" w:line="300" w:lineRule="auto"/>
        <w:ind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购物（</w:t>
      </w:r>
      <w:r>
        <w:rPr>
          <w:rFonts w:ascii="宋体" w:hAnsi="宋体" w:eastAsia="宋体" w:cs="宋体"/>
          <w:sz w:val="24"/>
          <w:szCs w:val="24"/>
        </w:rPr>
        <w:t>SHOPPING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31623A63">
      <w:pPr>
        <w:numPr>
          <w:ilvl w:val="0"/>
          <w:numId w:val="0"/>
        </w:numPr>
        <w:spacing w:before="100" w:beforeAutospacing="0" w:after="100" w:afterAutospacing="0" w:line="300" w:lineRule="auto"/>
        <w:ind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购物行为主字段表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7"/>
        <w:gridCol w:w="966"/>
        <w:gridCol w:w="897"/>
        <w:gridCol w:w="2093"/>
        <w:gridCol w:w="2342"/>
        <w:gridCol w:w="411"/>
      </w:tblGrid>
      <w:tr w14:paraId="2B8AF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5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B3B7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9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1E8D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89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D22E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20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B8FD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234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19A7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4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E6BE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3E169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FA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behaviorType</w:t>
            </w:r>
          </w:p>
        </w:tc>
        <w:tc>
          <w:tcPr>
            <w:tcW w:w="9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9A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9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B10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20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98B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业务行为类型标识</w:t>
            </w:r>
          </w:p>
        </w:tc>
        <w:tc>
          <w:tcPr>
            <w:tcW w:w="234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2EA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SHOPPING</w:t>
            </w:r>
          </w:p>
        </w:tc>
        <w:tc>
          <w:tcPr>
            <w:tcW w:w="4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53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6FFF5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44B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orderList</w:t>
            </w:r>
          </w:p>
        </w:tc>
        <w:tc>
          <w:tcPr>
            <w:tcW w:w="9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F0D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array</w:t>
            </w:r>
          </w:p>
        </w:tc>
        <w:tc>
          <w:tcPr>
            <w:tcW w:w="89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9F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20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1D2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购物订单列表（可多个）</w:t>
            </w:r>
          </w:p>
        </w:tc>
        <w:tc>
          <w:tcPr>
            <w:tcW w:w="234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571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数组</w:t>
            </w:r>
          </w:p>
        </w:tc>
        <w:tc>
          <w:tcPr>
            <w:tcW w:w="4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727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</w:tbl>
    <w:p w14:paraId="66F4904E">
      <w:pPr>
        <w:numPr>
          <w:ilvl w:val="0"/>
          <w:numId w:val="0"/>
        </w:numPr>
        <w:spacing w:before="100" w:beforeAutospacing="0" w:after="100" w:afterAutospacing="0" w:line="300" w:lineRule="auto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orderList 子项字段表（单个订单）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0"/>
        <w:gridCol w:w="1000"/>
        <w:gridCol w:w="573"/>
        <w:gridCol w:w="1492"/>
        <w:gridCol w:w="3160"/>
        <w:gridCol w:w="881"/>
      </w:tblGrid>
      <w:tr w14:paraId="1854D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5715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68A5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39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B145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102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25F1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73BA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 / 示例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B407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317AE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271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orderId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772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9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547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02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FF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订单唯一编号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F7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ORDER-20260408-001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28C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BUY/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CANCEL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时）</w:t>
            </w:r>
          </w:p>
        </w:tc>
      </w:tr>
      <w:tr w14:paraId="4CC6E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577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totalPrice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3CA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  <w:tc>
          <w:tcPr>
            <w:tcW w:w="39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0B3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02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83A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订单总金额（元）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430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209.00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C4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73E02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6FF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shopAction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9C6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9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0A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02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A39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订单操作类型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2CE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ADD/BUY/PAY/CANCEL</w:t>
            </w:r>
            <w:ins w:id="95" w:author="wenyr" w:date="2026-08-24T15:00:57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/</w:t>
              </w:r>
            </w:ins>
            <w:ins w:id="96" w:author="wenyr" w:date="2026-08-24T15:01:04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EXIT（退出）</w:t>
              </w:r>
            </w:ins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26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3C8FE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2A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payStatus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40A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9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708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02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922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支付状态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4AC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UNPAID/PAID/FAILED/REFUND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E77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4A6A4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2C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payType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4CD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9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834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02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A0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支付方式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E80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ALIPAY/WECHAT/CREDITCARD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FAF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0C37B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BAB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goodsList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52D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array</w:t>
            </w:r>
          </w:p>
        </w:tc>
        <w:tc>
          <w:tcPr>
            <w:tcW w:w="39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B50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102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309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商品列表（单个订单下多个商品）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50C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数组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5D7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</w:tbl>
    <w:p w14:paraId="257F0424">
      <w:pPr>
        <w:numPr>
          <w:ilvl w:val="0"/>
          <w:numId w:val="0"/>
        </w:numPr>
        <w:spacing w:before="100" w:beforeAutospacing="0" w:after="100" w:afterAutospacing="0" w:line="300" w:lineRule="auto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goodsList 子项结构（单个商品）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1032"/>
        <w:gridCol w:w="1126"/>
        <w:gridCol w:w="1275"/>
        <w:gridCol w:w="2884"/>
        <w:gridCol w:w="389"/>
      </w:tblGrid>
      <w:tr w14:paraId="277E4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22D5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10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5DD0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11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7E99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12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7C1E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28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D9D5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 / 示例</w:t>
            </w:r>
          </w:p>
        </w:tc>
        <w:tc>
          <w:tcPr>
            <w:tcW w:w="3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8C7C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14A0D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5C0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goodsId</w:t>
            </w:r>
          </w:p>
        </w:tc>
        <w:tc>
          <w:tcPr>
            <w:tcW w:w="10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5AF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1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51B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2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AEE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 ID</w:t>
            </w:r>
          </w:p>
        </w:tc>
        <w:tc>
          <w:tcPr>
            <w:tcW w:w="28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450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GOODS-001</w:t>
            </w:r>
          </w:p>
        </w:tc>
        <w:tc>
          <w:tcPr>
            <w:tcW w:w="3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2A6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F299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B46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goodsName</w:t>
            </w:r>
          </w:p>
        </w:tc>
        <w:tc>
          <w:tcPr>
            <w:tcW w:w="10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B6A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1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79F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12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F4F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商品名称</w:t>
            </w:r>
          </w:p>
        </w:tc>
        <w:tc>
          <w:tcPr>
            <w:tcW w:w="28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CE0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航空纪念模型</w:t>
            </w:r>
          </w:p>
        </w:tc>
        <w:tc>
          <w:tcPr>
            <w:tcW w:w="3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EED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12D3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3DC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goodsType</w:t>
            </w:r>
          </w:p>
        </w:tc>
        <w:tc>
          <w:tcPr>
            <w:tcW w:w="10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81B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1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BFB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2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E32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商品类型</w:t>
            </w:r>
          </w:p>
        </w:tc>
        <w:tc>
          <w:tcPr>
            <w:tcW w:w="28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351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DUTYFREE/FOOD/DIGITAL/SOUVENIR</w:t>
            </w:r>
          </w:p>
        </w:tc>
        <w:tc>
          <w:tcPr>
            <w:tcW w:w="3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1F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093A6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E61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quantity</w:t>
            </w:r>
          </w:p>
        </w:tc>
        <w:tc>
          <w:tcPr>
            <w:tcW w:w="10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0AC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1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88B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2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2CA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购买数量</w:t>
            </w:r>
          </w:p>
        </w:tc>
        <w:tc>
          <w:tcPr>
            <w:tcW w:w="28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5EC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1/2/3</w:t>
            </w:r>
          </w:p>
        </w:tc>
        <w:tc>
          <w:tcPr>
            <w:tcW w:w="3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96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57ECA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6AE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unitPrice</w:t>
            </w:r>
          </w:p>
        </w:tc>
        <w:tc>
          <w:tcPr>
            <w:tcW w:w="10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7D8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  <w:tc>
          <w:tcPr>
            <w:tcW w:w="11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0C6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2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CF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商品单价（元）</w:t>
            </w:r>
          </w:p>
        </w:tc>
        <w:tc>
          <w:tcPr>
            <w:tcW w:w="28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83F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199.00</w:t>
            </w:r>
          </w:p>
        </w:tc>
        <w:tc>
          <w:tcPr>
            <w:tcW w:w="3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EA2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537C8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1BA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coverBase64</w:t>
            </w:r>
          </w:p>
        </w:tc>
        <w:tc>
          <w:tcPr>
            <w:tcW w:w="10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44A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1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146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≤524288</w:t>
            </w:r>
          </w:p>
        </w:tc>
        <w:tc>
          <w:tcPr>
            <w:tcW w:w="12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2B5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商品封面 Base64</w:t>
            </w:r>
          </w:p>
        </w:tc>
        <w:tc>
          <w:tcPr>
            <w:tcW w:w="28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74E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Base64 字符串</w:t>
            </w:r>
          </w:p>
        </w:tc>
        <w:tc>
          <w:tcPr>
            <w:tcW w:w="3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FBA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4F6EB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347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coverMimeType</w:t>
            </w:r>
          </w:p>
        </w:tc>
        <w:tc>
          <w:tcPr>
            <w:tcW w:w="10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1A6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1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F1A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2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F53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封面媒体类型</w:t>
            </w:r>
          </w:p>
        </w:tc>
        <w:tc>
          <w:tcPr>
            <w:tcW w:w="28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A12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image/jpeg/image/png</w:t>
            </w:r>
          </w:p>
        </w:tc>
        <w:tc>
          <w:tcPr>
            <w:tcW w:w="3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192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</w:tbl>
    <w:p w14:paraId="3CCCD199">
      <w:pPr>
        <w:numPr>
          <w:ilvl w:val="0"/>
          <w:numId w:val="0"/>
        </w:numPr>
        <w:spacing w:before="100" w:beforeAutospacing="0" w:after="100" w:afterAutospacing="0" w:line="300" w:lineRule="auto"/>
        <w:ind w:right="0" w:rightChars="0"/>
        <w:rPr>
          <w:rFonts w:hint="default" w:ascii="宋体" w:hAnsi="宋体" w:eastAsia="宋体" w:cs="宋体"/>
          <w:sz w:val="24"/>
          <w:szCs w:val="24"/>
        </w:rPr>
      </w:pPr>
    </w:p>
    <w:p w14:paraId="5283C16B">
      <w:pPr>
        <w:pStyle w:val="5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b/>
          <w:sz w:val="24"/>
          <w:szCs w:val="24"/>
        </w:rPr>
      </w:pPr>
      <w:r>
        <w:rPr>
          <w:rFonts w:hint="eastAsia" w:ascii="黑体" w:hAnsi="宋体" w:cs="黑体"/>
          <w:b/>
          <w:sz w:val="24"/>
          <w:szCs w:val="24"/>
          <w:lang w:val="en-US" w:eastAsia="zh-CN"/>
        </w:rPr>
        <w:t>4</w:t>
      </w:r>
      <w:r>
        <w:rPr>
          <w:rFonts w:hint="default" w:ascii="黑体" w:hAnsi="宋体" w:eastAsia="黑体" w:cs="黑体"/>
          <w:b/>
          <w:sz w:val="24"/>
          <w:szCs w:val="24"/>
        </w:rPr>
        <w:t>.</w:t>
      </w:r>
      <w:r>
        <w:rPr>
          <w:rFonts w:hint="eastAsia" w:ascii="黑体" w:hAnsi="宋体" w:cs="黑体"/>
          <w:b/>
          <w:sz w:val="24"/>
          <w:szCs w:val="24"/>
          <w:lang w:val="en-US" w:eastAsia="zh-CN"/>
        </w:rPr>
        <w:t>5.4</w:t>
      </w:r>
      <w:r>
        <w:rPr>
          <w:rFonts w:hint="default" w:ascii="黑体" w:hAnsi="宋体" w:eastAsia="黑体" w:cs="黑体"/>
          <w:b/>
          <w:sz w:val="24"/>
          <w:szCs w:val="24"/>
        </w:rPr>
        <w:t xml:space="preserve"> 数据字典</w:t>
      </w:r>
    </w:p>
    <w:p w14:paraId="0F1525EB">
      <w:p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sz w:val="24"/>
          <w:szCs w:val="24"/>
        </w:rPr>
        <w:t>. behaviorType 业务行为类型枚举</w:t>
      </w:r>
    </w:p>
    <w:tbl>
      <w:tblPr>
        <w:tblStyle w:val="9"/>
        <w:tblW w:w="310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8"/>
        <w:gridCol w:w="2623"/>
      </w:tblGrid>
      <w:tr w14:paraId="5C125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0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B9D5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ECCE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061EF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E06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MOVIE_PLAY</w:t>
            </w:r>
          </w:p>
        </w:tc>
        <w:tc>
          <w:tcPr>
            <w:tcW w:w="2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920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电影播放行为</w:t>
            </w:r>
          </w:p>
        </w:tc>
      </w:tr>
      <w:tr w14:paraId="2AF03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7A9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MUSIC_PLAY</w:t>
            </w:r>
          </w:p>
        </w:tc>
        <w:tc>
          <w:tcPr>
            <w:tcW w:w="2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20B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音乐播放行为</w:t>
            </w:r>
          </w:p>
        </w:tc>
      </w:tr>
      <w:tr w14:paraId="7B3C4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302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WAP_BROWSING</w:t>
            </w:r>
          </w:p>
        </w:tc>
        <w:tc>
          <w:tcPr>
            <w:tcW w:w="2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B2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看新闻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行为</w:t>
            </w:r>
          </w:p>
        </w:tc>
      </w:tr>
      <w:tr w14:paraId="0DA20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9669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SHOPPING</w:t>
            </w:r>
          </w:p>
        </w:tc>
        <w:tc>
          <w:tcPr>
            <w:tcW w:w="2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930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购物行为</w:t>
            </w:r>
          </w:p>
        </w:tc>
      </w:tr>
    </w:tbl>
    <w:p w14:paraId="651084A7">
      <w:pPr>
        <w:numPr>
          <w:ilvl w:val="0"/>
          <w:numId w:val="6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cabinClass 舱位等级枚举</w:t>
      </w:r>
    </w:p>
    <w:tbl>
      <w:tblPr>
        <w:tblStyle w:val="9"/>
        <w:tblW w:w="311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1"/>
        <w:gridCol w:w="2630"/>
      </w:tblGrid>
      <w:tr w14:paraId="7304C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CF00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E117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D551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6B4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FIRST</w:t>
            </w:r>
          </w:p>
        </w:tc>
        <w:tc>
          <w:tcPr>
            <w:tcW w:w="2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2AF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头等舱</w:t>
            </w:r>
          </w:p>
        </w:tc>
      </w:tr>
      <w:tr w14:paraId="1EE5F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A8B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BUSINESS</w:t>
            </w:r>
          </w:p>
        </w:tc>
        <w:tc>
          <w:tcPr>
            <w:tcW w:w="2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8AC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公务舱</w:t>
            </w:r>
          </w:p>
        </w:tc>
      </w:tr>
      <w:tr w14:paraId="6E74B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151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ECONOMY</w:t>
            </w:r>
          </w:p>
        </w:tc>
        <w:tc>
          <w:tcPr>
            <w:tcW w:w="2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156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经济舱</w:t>
            </w:r>
          </w:p>
        </w:tc>
      </w:tr>
    </w:tbl>
    <w:p w14:paraId="4F584D87">
      <w:pPr>
        <w:numPr>
          <w:ilvl w:val="0"/>
          <w:numId w:val="6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playAction 播放动作枚举（电影 / 音乐共用）</w:t>
      </w:r>
    </w:p>
    <w:tbl>
      <w:tblPr>
        <w:tblStyle w:val="9"/>
        <w:tblW w:w="327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2"/>
        <w:gridCol w:w="2905"/>
        <w:tblGridChange w:id="97">
          <w:tblGrid>
            <w:gridCol w:w="130"/>
            <w:gridCol w:w="2512"/>
            <w:gridCol w:w="130"/>
            <w:gridCol w:w="2775"/>
            <w:gridCol w:w="130"/>
          </w:tblGrid>
        </w:tblGridChange>
      </w:tblGrid>
      <w:tr w14:paraId="1729A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DF9C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831B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43D5C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B45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D55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开始播放</w:t>
            </w:r>
          </w:p>
        </w:tc>
      </w:tr>
      <w:tr w14:paraId="1C493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3BD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PAUSE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58B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暂停播放</w:t>
            </w:r>
          </w:p>
        </w:tc>
      </w:tr>
      <w:tr w14:paraId="4E83E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del w:id="98" w:author="wenyr" w:date="2026-08-24T16:07:48Z"/>
        </w:trPr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74F3D">
            <w:pPr>
              <w:keepNext w:val="0"/>
              <w:keepLines w:val="0"/>
              <w:widowControl/>
              <w:suppressLineNumbers w:val="0"/>
              <w:jc w:val="left"/>
              <w:rPr>
                <w:del w:id="99" w:author="wenyr" w:date="2026-08-24T16:07:48Z"/>
              </w:rPr>
            </w:pPr>
            <w:del w:id="100" w:author="wenyr" w:date="2026-08-24T16:07:48Z">
              <w:r>
                <w:rPr>
                  <w:rFonts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delText>STOP</w:delText>
              </w:r>
            </w:del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ABB26">
            <w:pPr>
              <w:keepNext w:val="0"/>
              <w:keepLines w:val="0"/>
              <w:widowControl/>
              <w:suppressLineNumbers w:val="0"/>
              <w:jc w:val="left"/>
              <w:rPr>
                <w:del w:id="101" w:author="wenyr" w:date="2026-08-24T16:07:48Z"/>
              </w:rPr>
            </w:pPr>
            <w:del w:id="102" w:author="wenyr" w:date="2026-08-24T16:07:48Z">
              <w:r>
                <w:rPr>
                  <w:rFonts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delText>停止播放</w:delText>
              </w:r>
            </w:del>
          </w:p>
        </w:tc>
      </w:tr>
      <w:tr w14:paraId="3C812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496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SEEK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F5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进度拖动（仅电影）</w:t>
            </w:r>
          </w:p>
        </w:tc>
      </w:tr>
      <w:tr w14:paraId="316A2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AD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NEXT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369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下一首（仅音乐）</w:t>
            </w:r>
          </w:p>
        </w:tc>
      </w:tr>
      <w:tr w14:paraId="566D1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3C8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PREV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B2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上一首（仅音乐）</w:t>
            </w:r>
          </w:p>
        </w:tc>
      </w:tr>
      <w:tr w14:paraId="1E4E8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  <w:tblPrExChange w:id="104" w:author="wenyr" w:date="2026-08-24T16:07:4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shd w:val="clear" w:color="auto" w:fill="auto"/>
              <w:tblCellMar>
                <w:top w:w="15" w:type="dxa"/>
                <w:left w:w="15" w:type="dxa"/>
                <w:bottom w:w="15" w:type="dxa"/>
                <w:right w:w="15" w:type="dxa"/>
              </w:tblCellMar>
            </w:tblPrEx>
          </w:tblPrExChange>
        </w:tblPrEx>
        <w:trPr>
          <w:wBefore w:w="0" w:type="auto"/>
          <w:ins w:id="103" w:author="wenyr" w:date="2026-08-20T14:18:43Z"/>
          <w:trPrChange w:id="104" w:author="wenyr" w:date="2026-08-24T16:07:48Z">
            <w:trPr>
              <w:gridBefore w:val="1"/>
              <w:wBefore w:w="65" w:type="dxa"/>
            </w:trPr>
          </w:trPrChange>
        </w:trPr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105" w:author="wenyr" w:date="2026-08-24T16:07:48Z">
              <w:tcPr>
                <w:tcW w:w="2642" w:type="dxa"/>
                <w:gridSpan w:val="2"/>
                <w:shd w:val="clear" w:color="auto" w:fill="auto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0CFEF7CB">
            <w:pPr>
              <w:keepNext w:val="0"/>
              <w:keepLines w:val="0"/>
              <w:widowControl/>
              <w:suppressLineNumbers w:val="0"/>
              <w:jc w:val="left"/>
              <w:rPr>
                <w:ins w:id="106" w:author="wenyr" w:date="2026-08-20T14:18:43Z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ins w:id="107" w:author="wenyr" w:date="2026-08-20T14:18:53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EXIT</w:t>
              </w:r>
            </w:ins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108" w:author="wenyr" w:date="2026-08-24T16:07:48Z">
              <w:tcPr>
                <w:tcW w:w="2905" w:type="dxa"/>
                <w:gridSpan w:val="2"/>
                <w:shd w:val="clear" w:color="auto" w:fill="auto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7DFD04CD">
            <w:pPr>
              <w:keepNext w:val="0"/>
              <w:keepLines w:val="0"/>
              <w:widowControl/>
              <w:suppressLineNumbers w:val="0"/>
              <w:jc w:val="left"/>
              <w:rPr>
                <w:ins w:id="109" w:author="wenyr" w:date="2026-08-20T14:18:43Z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ins w:id="110" w:author="wenyr" w:date="2026-08-20T14:18:53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退出</w:t>
              </w:r>
            </w:ins>
          </w:p>
        </w:tc>
      </w:tr>
    </w:tbl>
    <w:p w14:paraId="1A086250">
      <w:pPr>
        <w:numPr>
          <w:ilvl w:val="0"/>
          <w:numId w:val="6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resolution 分辨率枚举</w:t>
      </w:r>
    </w:p>
    <w:tbl>
      <w:tblPr>
        <w:tblStyle w:val="9"/>
        <w:tblW w:w="26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6"/>
        <w:gridCol w:w="2355"/>
      </w:tblGrid>
      <w:tr w14:paraId="20C1A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A36E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5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3EB4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1F732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8F3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720P</w:t>
            </w:r>
          </w:p>
        </w:tc>
        <w:tc>
          <w:tcPr>
            <w:tcW w:w="25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9DF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高清</w:t>
            </w:r>
          </w:p>
        </w:tc>
      </w:tr>
      <w:tr w14:paraId="2978F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B30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1080P</w:t>
            </w:r>
          </w:p>
        </w:tc>
        <w:tc>
          <w:tcPr>
            <w:tcW w:w="25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F07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全高清</w:t>
            </w:r>
          </w:p>
        </w:tc>
      </w:tr>
      <w:tr w14:paraId="1E9AD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873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25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4F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超高清</w:t>
            </w:r>
          </w:p>
        </w:tc>
      </w:tr>
    </w:tbl>
    <w:p w14:paraId="297D969A">
      <w:pPr>
        <w:numPr>
          <w:ilvl w:val="0"/>
          <w:numId w:val="6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protocol 网络协议枚举</w:t>
      </w:r>
    </w:p>
    <w:tbl>
      <w:tblPr>
        <w:tblStyle w:val="9"/>
        <w:tblW w:w="272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8"/>
        <w:gridCol w:w="2403"/>
      </w:tblGrid>
      <w:tr w14:paraId="55C0A73D">
        <w:tblPrEx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806B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6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5382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0FD8B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CE3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</w:t>
            </w:r>
          </w:p>
        </w:tc>
        <w:tc>
          <w:tcPr>
            <w:tcW w:w="26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108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 协议</w:t>
            </w:r>
          </w:p>
        </w:tc>
      </w:tr>
      <w:tr w14:paraId="5CD32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C50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HTTPS</w:t>
            </w:r>
          </w:p>
        </w:tc>
        <w:tc>
          <w:tcPr>
            <w:tcW w:w="26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456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HTTPS 加密协议</w:t>
            </w:r>
          </w:p>
        </w:tc>
      </w:tr>
      <w:tr w14:paraId="13F10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942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TCP</w:t>
            </w:r>
          </w:p>
        </w:tc>
        <w:tc>
          <w:tcPr>
            <w:tcW w:w="26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0C8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TCP 协议</w:t>
            </w:r>
          </w:p>
        </w:tc>
      </w:tr>
      <w:tr w14:paraId="23BB6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6E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UDP</w:t>
            </w:r>
          </w:p>
        </w:tc>
        <w:tc>
          <w:tcPr>
            <w:tcW w:w="26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FD2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UDP 协议</w:t>
            </w:r>
          </w:p>
        </w:tc>
      </w:tr>
    </w:tbl>
    <w:p w14:paraId="22A3A648">
      <w:pPr>
        <w:numPr>
          <w:ilvl w:val="0"/>
          <w:numId w:val="6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coverMimeType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封面媒体类型</w:t>
      </w:r>
      <w:r>
        <w:rPr>
          <w:rFonts w:ascii="宋体" w:hAnsi="宋体" w:eastAsia="宋体" w:cs="宋体"/>
          <w:sz w:val="24"/>
          <w:szCs w:val="24"/>
        </w:rPr>
        <w:t>枚举</w:t>
      </w:r>
    </w:p>
    <w:tbl>
      <w:tblPr>
        <w:tblStyle w:val="9"/>
        <w:tblW w:w="271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3"/>
        <w:gridCol w:w="2449"/>
      </w:tblGrid>
      <w:tr w14:paraId="6A372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3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5A5F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66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ECEC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733C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3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893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jpeg</w:t>
            </w:r>
          </w:p>
        </w:tc>
        <w:tc>
          <w:tcPr>
            <w:tcW w:w="266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13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JPEG 格式图片</w:t>
            </w:r>
          </w:p>
        </w:tc>
      </w:tr>
      <w:tr w14:paraId="0B4BC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3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D1D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png</w:t>
            </w:r>
          </w:p>
        </w:tc>
        <w:tc>
          <w:tcPr>
            <w:tcW w:w="266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07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PNG 格式图片</w:t>
            </w:r>
          </w:p>
        </w:tc>
      </w:tr>
      <w:tr w14:paraId="6876B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3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BCE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webp</w:t>
            </w:r>
          </w:p>
        </w:tc>
        <w:tc>
          <w:tcPr>
            <w:tcW w:w="266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7CB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WebP 格式图片</w:t>
            </w:r>
          </w:p>
        </w:tc>
      </w:tr>
    </w:tbl>
    <w:p w14:paraId="42A6BBB7">
      <w:pPr>
        <w:numPr>
          <w:ilvl w:val="0"/>
          <w:numId w:val="6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ins w:id="111" w:author="wenyr" w:date="2026-08-24T14:49:43Z"/>
          <w:rFonts w:hint="eastAsia" w:ascii="宋体" w:hAnsi="宋体" w:eastAsia="宋体" w:cs="宋体"/>
          <w:sz w:val="24"/>
          <w:szCs w:val="24"/>
          <w:lang w:val="en-US" w:eastAsia="zh-CN"/>
        </w:rPr>
      </w:pPr>
      <w:ins w:id="112" w:author="wenyr" w:date="2026-08-24T14:49:39Z">
        <w:r>
          <w:rPr>
            <w:rFonts w:hint="eastAsia" w:ascii="宋体" w:hAnsi="宋体" w:eastAsia="宋体" w:cs="宋体"/>
            <w:kern w:val="0"/>
            <w:sz w:val="24"/>
            <w:szCs w:val="24"/>
            <w:lang w:val="en-US" w:eastAsia="zh-CN" w:bidi="ar"/>
          </w:rPr>
          <w:t>WAPA</w:t>
        </w:r>
      </w:ins>
      <w:ins w:id="113" w:author="wenyr" w:date="2026-08-24T14:49:39Z">
        <w:r>
          <w:rPr>
            <w:rFonts w:ascii="宋体" w:hAnsi="宋体" w:eastAsia="宋体" w:cs="宋体"/>
            <w:kern w:val="0"/>
            <w:sz w:val="24"/>
            <w:szCs w:val="24"/>
            <w:lang w:val="en-US" w:eastAsia="zh-CN" w:bidi="ar"/>
          </w:rPr>
          <w:t>ction</w:t>
        </w:r>
      </w:ins>
      <w:ins w:id="114" w:author="wenyr" w:date="2026-08-24T14:49:39Z">
        <w:r>
          <w:rPr>
            <w:rFonts w:ascii="宋体" w:hAnsi="宋体" w:eastAsia="宋体" w:cs="宋体"/>
            <w:sz w:val="24"/>
            <w:szCs w:val="24"/>
          </w:rPr>
          <w:t xml:space="preserve"> </w:t>
        </w:r>
      </w:ins>
      <w:ins w:id="115" w:author="wenyr" w:date="2026-08-24T14:49:39Z">
        <w:r>
          <w:rPr>
            <w:rFonts w:hint="eastAsia" w:ascii="宋体" w:hAnsi="宋体" w:eastAsia="宋体" w:cs="宋体"/>
            <w:kern w:val="0"/>
            <w:sz w:val="24"/>
            <w:szCs w:val="24"/>
            <w:lang w:val="en-US" w:eastAsia="zh-CN" w:bidi="ar"/>
          </w:rPr>
          <w:t>上网动作</w:t>
        </w:r>
      </w:ins>
      <w:ins w:id="116" w:author="wenyr" w:date="2026-08-24T14:49:39Z">
        <w:r>
          <w:rPr>
            <w:rFonts w:ascii="宋体" w:hAnsi="宋体" w:eastAsia="宋体" w:cs="宋体"/>
            <w:sz w:val="24"/>
            <w:szCs w:val="24"/>
          </w:rPr>
          <w:t>枚举</w:t>
        </w:r>
      </w:ins>
    </w:p>
    <w:tbl>
      <w:tblPr>
        <w:tblStyle w:val="9"/>
        <w:tblW w:w="271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2"/>
        <w:gridCol w:w="2448"/>
      </w:tblGrid>
      <w:tr w14:paraId="31896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ins w:id="117" w:author="wenyr" w:date="2026-08-24T14:49:46Z"/>
        </w:trPr>
        <w:tc>
          <w:tcPr>
            <w:tcW w:w="233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CACB5">
            <w:pPr>
              <w:keepNext w:val="0"/>
              <w:keepLines w:val="0"/>
              <w:widowControl/>
              <w:suppressLineNumbers w:val="0"/>
              <w:jc w:val="left"/>
              <w:rPr>
                <w:ins w:id="118" w:author="wenyr" w:date="2026-08-24T14:49:46Z"/>
                <w:b/>
                <w:bCs/>
              </w:rPr>
            </w:pPr>
            <w:ins w:id="119" w:author="wenyr" w:date="2026-08-24T14:49:46Z">
              <w:r>
                <w:rPr>
                  <w:rFonts w:ascii="宋体" w:hAnsi="宋体" w:eastAsia="宋体" w:cs="宋体"/>
                  <w:b/>
                  <w:bCs/>
                  <w:kern w:val="0"/>
                  <w:sz w:val="24"/>
                  <w:szCs w:val="24"/>
                  <w:lang w:val="en-US" w:eastAsia="zh-CN" w:bidi="ar"/>
                </w:rPr>
                <w:t>枚举值</w:t>
              </w:r>
            </w:ins>
          </w:p>
        </w:tc>
        <w:tc>
          <w:tcPr>
            <w:tcW w:w="266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D330C">
            <w:pPr>
              <w:keepNext w:val="0"/>
              <w:keepLines w:val="0"/>
              <w:widowControl/>
              <w:suppressLineNumbers w:val="0"/>
              <w:jc w:val="left"/>
              <w:rPr>
                <w:ins w:id="120" w:author="wenyr" w:date="2026-08-24T14:49:46Z"/>
                <w:b/>
                <w:bCs/>
              </w:rPr>
            </w:pPr>
            <w:ins w:id="121" w:author="wenyr" w:date="2026-08-24T14:49:46Z">
              <w:r>
                <w:rPr>
                  <w:rFonts w:ascii="宋体" w:hAnsi="宋体" w:eastAsia="宋体" w:cs="宋体"/>
                  <w:b/>
                  <w:bCs/>
                  <w:kern w:val="0"/>
                  <w:sz w:val="24"/>
                  <w:szCs w:val="24"/>
                  <w:lang w:val="en-US" w:eastAsia="zh-CN" w:bidi="ar"/>
                </w:rPr>
                <w:t>说明</w:t>
              </w:r>
            </w:ins>
          </w:p>
        </w:tc>
      </w:tr>
      <w:tr w14:paraId="410F6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ins w:id="122" w:author="wenyr" w:date="2026-08-24T14:49:46Z"/>
        </w:trPr>
        <w:tc>
          <w:tcPr>
            <w:tcW w:w="233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A26B1">
            <w:pPr>
              <w:keepNext w:val="0"/>
              <w:keepLines w:val="0"/>
              <w:widowControl/>
              <w:suppressLineNumbers w:val="0"/>
              <w:jc w:val="left"/>
              <w:rPr>
                <w:ins w:id="123" w:author="wenyr" w:date="2026-08-24T14:49:46Z"/>
              </w:rPr>
            </w:pPr>
            <w:ins w:id="124" w:author="wenyr" w:date="2026-08-24T14:49:46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ACCESS</w:t>
              </w:r>
            </w:ins>
          </w:p>
        </w:tc>
        <w:tc>
          <w:tcPr>
            <w:tcW w:w="266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0ED97">
            <w:pPr>
              <w:keepNext w:val="0"/>
              <w:keepLines w:val="0"/>
              <w:widowControl/>
              <w:suppressLineNumbers w:val="0"/>
              <w:jc w:val="left"/>
              <w:rPr>
                <w:ins w:id="125" w:author="wenyr" w:date="2026-08-24T14:49:46Z"/>
              </w:rPr>
            </w:pPr>
            <w:ins w:id="126" w:author="wenyr" w:date="2026-08-24T14:49:46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访问</w:t>
              </w:r>
            </w:ins>
          </w:p>
        </w:tc>
      </w:tr>
      <w:tr w14:paraId="06B8D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ins w:id="127" w:author="wenyr" w:date="2026-08-24T14:49:46Z"/>
        </w:trPr>
        <w:tc>
          <w:tcPr>
            <w:tcW w:w="233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0D211">
            <w:pPr>
              <w:keepNext w:val="0"/>
              <w:keepLines w:val="0"/>
              <w:widowControl/>
              <w:suppressLineNumbers w:val="0"/>
              <w:jc w:val="left"/>
              <w:rPr>
                <w:ins w:id="128" w:author="wenyr" w:date="2026-08-24T14:49:46Z"/>
              </w:rPr>
            </w:pPr>
            <w:ins w:id="129" w:author="wenyr" w:date="2026-08-24T14:49:46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EXIT</w:t>
              </w:r>
            </w:ins>
          </w:p>
        </w:tc>
        <w:tc>
          <w:tcPr>
            <w:tcW w:w="266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357B2">
            <w:pPr>
              <w:keepNext w:val="0"/>
              <w:keepLines w:val="0"/>
              <w:widowControl/>
              <w:suppressLineNumbers w:val="0"/>
              <w:jc w:val="left"/>
              <w:rPr>
                <w:ins w:id="130" w:author="wenyr" w:date="2026-08-24T14:49:46Z"/>
              </w:rPr>
            </w:pPr>
            <w:ins w:id="131" w:author="wenyr" w:date="2026-08-24T14:49:46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退出</w:t>
              </w:r>
            </w:ins>
          </w:p>
        </w:tc>
      </w:tr>
    </w:tbl>
    <w:p w14:paraId="6A772938">
      <w:pPr>
        <w:numPr>
          <w:ilvl w:val="0"/>
          <w:numId w:val="6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shopAction 购物操作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类型</w:t>
      </w:r>
      <w:r>
        <w:rPr>
          <w:rFonts w:ascii="宋体" w:hAnsi="宋体" w:eastAsia="宋体" w:cs="宋体"/>
          <w:sz w:val="24"/>
          <w:szCs w:val="24"/>
        </w:rPr>
        <w:t>枚举</w:t>
      </w:r>
    </w:p>
    <w:tbl>
      <w:tblPr>
        <w:tblStyle w:val="9"/>
        <w:tblW w:w="271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3"/>
        <w:gridCol w:w="2709"/>
      </w:tblGrid>
      <w:tr w14:paraId="6A5A9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5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0D23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94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97AB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6822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5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FD1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</w:t>
            </w:r>
          </w:p>
        </w:tc>
        <w:tc>
          <w:tcPr>
            <w:tcW w:w="294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4EC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加入购物车</w:t>
            </w:r>
          </w:p>
        </w:tc>
      </w:tr>
      <w:tr w14:paraId="1B608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5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8FA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BUY</w:t>
            </w:r>
          </w:p>
        </w:tc>
        <w:tc>
          <w:tcPr>
            <w:tcW w:w="294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507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提交订单 / 购买</w:t>
            </w:r>
          </w:p>
        </w:tc>
      </w:tr>
      <w:tr w14:paraId="4F18A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5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561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</w:t>
            </w:r>
          </w:p>
        </w:tc>
        <w:tc>
          <w:tcPr>
            <w:tcW w:w="294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E49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支付订单</w:t>
            </w:r>
          </w:p>
        </w:tc>
      </w:tr>
      <w:tr w14:paraId="1491C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5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94D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CANCEL</w:t>
            </w:r>
          </w:p>
        </w:tc>
        <w:tc>
          <w:tcPr>
            <w:tcW w:w="294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882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取消订单</w:t>
            </w:r>
          </w:p>
        </w:tc>
      </w:tr>
      <w:tr w14:paraId="0DFAD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ins w:id="132" w:author="wenyr" w:date="2026-08-24T15:01:23Z"/>
        </w:trPr>
        <w:tc>
          <w:tcPr>
            <w:tcW w:w="205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0BCF3">
            <w:pPr>
              <w:keepNext w:val="0"/>
              <w:keepLines w:val="0"/>
              <w:widowControl/>
              <w:suppressLineNumbers w:val="0"/>
              <w:jc w:val="left"/>
              <w:rPr>
                <w:ins w:id="133" w:author="wenyr" w:date="2026-08-24T15:01:23Z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ins w:id="134" w:author="wenyr" w:date="2026-08-24T15:01:24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EXIT</w:t>
              </w:r>
            </w:ins>
          </w:p>
        </w:tc>
        <w:tc>
          <w:tcPr>
            <w:tcW w:w="294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FCBC3">
            <w:pPr>
              <w:keepNext w:val="0"/>
              <w:keepLines w:val="0"/>
              <w:widowControl/>
              <w:suppressLineNumbers w:val="0"/>
              <w:jc w:val="left"/>
              <w:rPr>
                <w:ins w:id="135" w:author="wenyr" w:date="2026-08-24T15:01:23Z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ins w:id="136" w:author="wenyr" w:date="2026-08-24T15:01:30Z">
              <w: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w:t>退出</w:t>
              </w:r>
            </w:ins>
          </w:p>
        </w:tc>
      </w:tr>
    </w:tbl>
    <w:p w14:paraId="4846E623">
      <w:pPr>
        <w:numPr>
          <w:ilvl w:val="0"/>
          <w:numId w:val="6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payStatus 支付状态枚举</w:t>
      </w:r>
    </w:p>
    <w:tbl>
      <w:tblPr>
        <w:tblStyle w:val="9"/>
        <w:tblW w:w="271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3"/>
        <w:gridCol w:w="2709"/>
      </w:tblGrid>
      <w:tr w14:paraId="716C5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5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A394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94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BF3B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2F335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5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615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UNPAID</w:t>
            </w:r>
          </w:p>
        </w:tc>
        <w:tc>
          <w:tcPr>
            <w:tcW w:w="294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147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未支付</w:t>
            </w:r>
          </w:p>
        </w:tc>
      </w:tr>
      <w:tr w14:paraId="1E023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5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B3B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PAID</w:t>
            </w:r>
          </w:p>
        </w:tc>
        <w:tc>
          <w:tcPr>
            <w:tcW w:w="294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C06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已支付</w:t>
            </w:r>
          </w:p>
        </w:tc>
      </w:tr>
      <w:tr w14:paraId="35E42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5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39D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FAILED</w:t>
            </w:r>
          </w:p>
        </w:tc>
        <w:tc>
          <w:tcPr>
            <w:tcW w:w="294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A6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支付失败</w:t>
            </w:r>
          </w:p>
        </w:tc>
      </w:tr>
      <w:tr w14:paraId="2A689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5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1A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REFUND</w:t>
            </w:r>
          </w:p>
        </w:tc>
        <w:tc>
          <w:tcPr>
            <w:tcW w:w="294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0C7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已退款</w:t>
            </w:r>
          </w:p>
        </w:tc>
      </w:tr>
    </w:tbl>
    <w:p w14:paraId="3278C8C0">
      <w:pPr>
        <w:numPr>
          <w:ilvl w:val="0"/>
          <w:numId w:val="6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payType 支付方式枚举</w:t>
      </w:r>
    </w:p>
    <w:tbl>
      <w:tblPr>
        <w:tblStyle w:val="9"/>
        <w:tblW w:w="273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8"/>
        <w:gridCol w:w="2748"/>
      </w:tblGrid>
      <w:tr w14:paraId="4C34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2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071F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9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A189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237A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FEE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ALIPAY</w:t>
            </w:r>
          </w:p>
        </w:tc>
        <w:tc>
          <w:tcPr>
            <w:tcW w:w="29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D9F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支付宝</w:t>
            </w:r>
          </w:p>
        </w:tc>
      </w:tr>
      <w:tr w14:paraId="495D8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669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WECHAT</w:t>
            </w:r>
          </w:p>
        </w:tc>
        <w:tc>
          <w:tcPr>
            <w:tcW w:w="29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835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微信支付</w:t>
            </w:r>
          </w:p>
        </w:tc>
      </w:tr>
      <w:tr w14:paraId="7475D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659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CREDITCARD</w:t>
            </w:r>
          </w:p>
        </w:tc>
        <w:tc>
          <w:tcPr>
            <w:tcW w:w="29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C38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信用卡</w:t>
            </w:r>
          </w:p>
        </w:tc>
      </w:tr>
    </w:tbl>
    <w:p w14:paraId="0AC9BBEA">
      <w:pPr>
        <w:numPr>
          <w:ilvl w:val="0"/>
          <w:numId w:val="6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goodsType 商品类型枚举</w:t>
      </w:r>
    </w:p>
    <w:tbl>
      <w:tblPr>
        <w:tblStyle w:val="9"/>
        <w:tblW w:w="272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0"/>
        <w:gridCol w:w="2747"/>
      </w:tblGrid>
      <w:tr w14:paraId="32F43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2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1DF1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97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DB59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5A430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6AA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DUTYFREE</w:t>
            </w:r>
          </w:p>
        </w:tc>
        <w:tc>
          <w:tcPr>
            <w:tcW w:w="297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2CD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免税品</w:t>
            </w:r>
          </w:p>
        </w:tc>
      </w:tr>
      <w:tr w14:paraId="78F79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05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FOOD</w:t>
            </w:r>
          </w:p>
        </w:tc>
        <w:tc>
          <w:tcPr>
            <w:tcW w:w="297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487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餐食饮品</w:t>
            </w:r>
          </w:p>
        </w:tc>
      </w:tr>
      <w:tr w14:paraId="0A6CD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A6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DIGITAL</w:t>
            </w:r>
          </w:p>
        </w:tc>
        <w:tc>
          <w:tcPr>
            <w:tcW w:w="297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120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数码产品</w:t>
            </w:r>
          </w:p>
        </w:tc>
      </w:tr>
      <w:tr w14:paraId="55878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BFA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SOUVENIR</w:t>
            </w:r>
          </w:p>
        </w:tc>
        <w:tc>
          <w:tcPr>
            <w:tcW w:w="297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37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纪念品</w:t>
            </w:r>
          </w:p>
        </w:tc>
      </w:tr>
    </w:tbl>
    <w:p w14:paraId="05F4E507">
      <w:pPr>
        <w:numPr>
          <w:ilvl w:val="0"/>
          <w:numId w:val="0"/>
        </w:numPr>
        <w:spacing w:beforeAutospacing="0" w:after="120" w:afterAutospacing="0" w:line="360" w:lineRule="auto"/>
        <w:ind w:leftChars="200" w:right="0" w:righ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ACA3AE"/>
    <w:multiLevelType w:val="singleLevel"/>
    <w:tmpl w:val="B2ACA3AE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0840B751"/>
    <w:multiLevelType w:val="singleLevel"/>
    <w:tmpl w:val="0840B751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0FB1AE6B"/>
    <w:multiLevelType w:val="singleLevel"/>
    <w:tmpl w:val="0FB1AE6B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76A62AA"/>
    <w:multiLevelType w:val="singleLevel"/>
    <w:tmpl w:val="476A62AA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DE2E457"/>
    <w:multiLevelType w:val="singleLevel"/>
    <w:tmpl w:val="6DE2E45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A106548"/>
    <w:multiLevelType w:val="singleLevel"/>
    <w:tmpl w:val="7A106548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enyr">
    <w15:presenceInfo w15:providerId="WPS Office" w15:userId="262191981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325DCF"/>
    <w:rsid w:val="015B4FE6"/>
    <w:rsid w:val="01875DDB"/>
    <w:rsid w:val="01B37055"/>
    <w:rsid w:val="01FE599D"/>
    <w:rsid w:val="024E68F9"/>
    <w:rsid w:val="025F0B06"/>
    <w:rsid w:val="02C335A3"/>
    <w:rsid w:val="02F94AB6"/>
    <w:rsid w:val="033E29AA"/>
    <w:rsid w:val="03D8291E"/>
    <w:rsid w:val="03E96EAA"/>
    <w:rsid w:val="04155920"/>
    <w:rsid w:val="04206073"/>
    <w:rsid w:val="042A6EF2"/>
    <w:rsid w:val="07397694"/>
    <w:rsid w:val="088F37C7"/>
    <w:rsid w:val="097C1F9D"/>
    <w:rsid w:val="09AE7D02"/>
    <w:rsid w:val="0AC21C32"/>
    <w:rsid w:val="0B670D12"/>
    <w:rsid w:val="0CAC2B9A"/>
    <w:rsid w:val="0E794CFD"/>
    <w:rsid w:val="0EDC162F"/>
    <w:rsid w:val="0F2031F8"/>
    <w:rsid w:val="116F5C17"/>
    <w:rsid w:val="128642F9"/>
    <w:rsid w:val="13315BA7"/>
    <w:rsid w:val="14CB3DD9"/>
    <w:rsid w:val="14D20DB6"/>
    <w:rsid w:val="153D16A9"/>
    <w:rsid w:val="16983EEB"/>
    <w:rsid w:val="16BE6F92"/>
    <w:rsid w:val="16D31B17"/>
    <w:rsid w:val="16F5513D"/>
    <w:rsid w:val="172F4AF3"/>
    <w:rsid w:val="17451C21"/>
    <w:rsid w:val="17AB2024"/>
    <w:rsid w:val="185B3AA0"/>
    <w:rsid w:val="1878225E"/>
    <w:rsid w:val="18F0348D"/>
    <w:rsid w:val="19167415"/>
    <w:rsid w:val="19B25567"/>
    <w:rsid w:val="1AED4AA9"/>
    <w:rsid w:val="1B5C39DD"/>
    <w:rsid w:val="1C023E5B"/>
    <w:rsid w:val="1C8B3B5D"/>
    <w:rsid w:val="1DF67B02"/>
    <w:rsid w:val="1E2660A9"/>
    <w:rsid w:val="1E7B6870"/>
    <w:rsid w:val="1F8B4890"/>
    <w:rsid w:val="202C7E22"/>
    <w:rsid w:val="208A2D9A"/>
    <w:rsid w:val="210A65D7"/>
    <w:rsid w:val="216435EB"/>
    <w:rsid w:val="221F4881"/>
    <w:rsid w:val="22462CF1"/>
    <w:rsid w:val="235F22BC"/>
    <w:rsid w:val="23D9206E"/>
    <w:rsid w:val="254A144E"/>
    <w:rsid w:val="257039E6"/>
    <w:rsid w:val="25892C3F"/>
    <w:rsid w:val="262D66A1"/>
    <w:rsid w:val="26622C92"/>
    <w:rsid w:val="269E265C"/>
    <w:rsid w:val="277A3B68"/>
    <w:rsid w:val="27E84F8D"/>
    <w:rsid w:val="280E42B1"/>
    <w:rsid w:val="29045971"/>
    <w:rsid w:val="29220014"/>
    <w:rsid w:val="2940493E"/>
    <w:rsid w:val="29E26DED"/>
    <w:rsid w:val="29EE439A"/>
    <w:rsid w:val="2A965F5E"/>
    <w:rsid w:val="2B012549"/>
    <w:rsid w:val="2B0A5203"/>
    <w:rsid w:val="2B811544"/>
    <w:rsid w:val="2CBA1365"/>
    <w:rsid w:val="2D5704A8"/>
    <w:rsid w:val="2D60110A"/>
    <w:rsid w:val="2D813B19"/>
    <w:rsid w:val="2F6B3D97"/>
    <w:rsid w:val="318E2C84"/>
    <w:rsid w:val="324E00CB"/>
    <w:rsid w:val="329655CE"/>
    <w:rsid w:val="32C5669D"/>
    <w:rsid w:val="33C33711"/>
    <w:rsid w:val="33FB1B8D"/>
    <w:rsid w:val="3577416F"/>
    <w:rsid w:val="36433E55"/>
    <w:rsid w:val="36EA39A2"/>
    <w:rsid w:val="37D7623E"/>
    <w:rsid w:val="37FA1725"/>
    <w:rsid w:val="38376F0C"/>
    <w:rsid w:val="38665084"/>
    <w:rsid w:val="39BA7DF4"/>
    <w:rsid w:val="39C40C73"/>
    <w:rsid w:val="3ADF5A16"/>
    <w:rsid w:val="3B001C2E"/>
    <w:rsid w:val="3B626996"/>
    <w:rsid w:val="3C90308E"/>
    <w:rsid w:val="3DE33783"/>
    <w:rsid w:val="3F051B12"/>
    <w:rsid w:val="41BD4926"/>
    <w:rsid w:val="42650095"/>
    <w:rsid w:val="42A66A54"/>
    <w:rsid w:val="42BD2703"/>
    <w:rsid w:val="44547EF5"/>
    <w:rsid w:val="467F5A88"/>
    <w:rsid w:val="469275FB"/>
    <w:rsid w:val="46B63262"/>
    <w:rsid w:val="46CD0038"/>
    <w:rsid w:val="47277D4D"/>
    <w:rsid w:val="477643E4"/>
    <w:rsid w:val="47B826DC"/>
    <w:rsid w:val="47BE40D5"/>
    <w:rsid w:val="492777BB"/>
    <w:rsid w:val="49D2118A"/>
    <w:rsid w:val="4A3A1C0E"/>
    <w:rsid w:val="4AA06B93"/>
    <w:rsid w:val="4AB16FF2"/>
    <w:rsid w:val="4AD54A8E"/>
    <w:rsid w:val="4B412124"/>
    <w:rsid w:val="4BC52D55"/>
    <w:rsid w:val="4BDA427C"/>
    <w:rsid w:val="4D472E91"/>
    <w:rsid w:val="4D906212"/>
    <w:rsid w:val="4E345F70"/>
    <w:rsid w:val="4E733D82"/>
    <w:rsid w:val="4F002009"/>
    <w:rsid w:val="51E35243"/>
    <w:rsid w:val="526A01B2"/>
    <w:rsid w:val="53643D1E"/>
    <w:rsid w:val="54C40FED"/>
    <w:rsid w:val="552F35AB"/>
    <w:rsid w:val="55832491"/>
    <w:rsid w:val="56C1754C"/>
    <w:rsid w:val="56C540E1"/>
    <w:rsid w:val="57F14ED1"/>
    <w:rsid w:val="59B92E21"/>
    <w:rsid w:val="59C00D02"/>
    <w:rsid w:val="5A274BDA"/>
    <w:rsid w:val="5A736072"/>
    <w:rsid w:val="5AFC1BC3"/>
    <w:rsid w:val="5B3A093D"/>
    <w:rsid w:val="5BF44FCB"/>
    <w:rsid w:val="5C133668"/>
    <w:rsid w:val="5CA42512"/>
    <w:rsid w:val="5DE828D3"/>
    <w:rsid w:val="5E916619"/>
    <w:rsid w:val="5EA70098"/>
    <w:rsid w:val="5EC33276"/>
    <w:rsid w:val="5EC46E9C"/>
    <w:rsid w:val="5EF01A3F"/>
    <w:rsid w:val="5F7C75FE"/>
    <w:rsid w:val="5FC435E4"/>
    <w:rsid w:val="60365B77"/>
    <w:rsid w:val="61D07906"/>
    <w:rsid w:val="626E21D1"/>
    <w:rsid w:val="62AF1C11"/>
    <w:rsid w:val="62BD4F5B"/>
    <w:rsid w:val="636A3FD0"/>
    <w:rsid w:val="641F6922"/>
    <w:rsid w:val="657C227E"/>
    <w:rsid w:val="65960E66"/>
    <w:rsid w:val="6688324E"/>
    <w:rsid w:val="68102E33"/>
    <w:rsid w:val="68A4505F"/>
    <w:rsid w:val="68C90380"/>
    <w:rsid w:val="695E5C3D"/>
    <w:rsid w:val="69FA19C4"/>
    <w:rsid w:val="69FB573C"/>
    <w:rsid w:val="6AB74A42"/>
    <w:rsid w:val="6B630E16"/>
    <w:rsid w:val="6B9E2823"/>
    <w:rsid w:val="6C26100E"/>
    <w:rsid w:val="6CCC619E"/>
    <w:rsid w:val="6CDA5B91"/>
    <w:rsid w:val="6CE92603"/>
    <w:rsid w:val="6D6104D7"/>
    <w:rsid w:val="6DF80910"/>
    <w:rsid w:val="6E116538"/>
    <w:rsid w:val="6E8A17C8"/>
    <w:rsid w:val="70853FB1"/>
    <w:rsid w:val="70910BA8"/>
    <w:rsid w:val="70D42D33"/>
    <w:rsid w:val="72E50B8D"/>
    <w:rsid w:val="732E0F33"/>
    <w:rsid w:val="73711143"/>
    <w:rsid w:val="74075008"/>
    <w:rsid w:val="74D86CE0"/>
    <w:rsid w:val="75433113"/>
    <w:rsid w:val="75984326"/>
    <w:rsid w:val="763069C9"/>
    <w:rsid w:val="77204A34"/>
    <w:rsid w:val="7750356B"/>
    <w:rsid w:val="782D7408"/>
    <w:rsid w:val="79267AB1"/>
    <w:rsid w:val="79425135"/>
    <w:rsid w:val="794902AF"/>
    <w:rsid w:val="795A247F"/>
    <w:rsid w:val="7AF406B1"/>
    <w:rsid w:val="7C3C2310"/>
    <w:rsid w:val="7CA53A11"/>
    <w:rsid w:val="7CFC21C9"/>
    <w:rsid w:val="7D951EFA"/>
    <w:rsid w:val="7DF34C50"/>
    <w:rsid w:val="7DFB04BA"/>
    <w:rsid w:val="7E325DCF"/>
    <w:rsid w:val="7E514276"/>
    <w:rsid w:val="7E9929E2"/>
    <w:rsid w:val="7EB0478A"/>
    <w:rsid w:val="7ECD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6"/>
    <w:link w:val="15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附录2级"/>
    <w:basedOn w:val="1"/>
    <w:qFormat/>
    <w:uiPriority w:val="0"/>
    <w:pPr>
      <w:ind w:firstLine="480" w:firstLineChars="200"/>
    </w:pPr>
    <w:rPr>
      <w:rFonts w:cs="宋体"/>
      <w:szCs w:val="20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yperlink"/>
    <w:basedOn w:val="10"/>
    <w:qFormat/>
    <w:uiPriority w:val="0"/>
    <w:rPr>
      <w:color w:val="0000FF"/>
      <w:u w:val="single"/>
    </w:rPr>
  </w:style>
  <w:style w:type="character" w:styleId="14">
    <w:name w:val="HTML Code"/>
    <w:basedOn w:val="10"/>
    <w:qFormat/>
    <w:uiPriority w:val="0"/>
    <w:rPr>
      <w:rFonts w:ascii="Courier New" w:hAnsi="Courier New"/>
      <w:sz w:val="20"/>
    </w:rPr>
  </w:style>
  <w:style w:type="character" w:customStyle="1" w:styleId="15">
    <w:name w:val="标题 4 Char"/>
    <w:link w:val="5"/>
    <w:qFormat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1489</Words>
  <Characters>2135</Characters>
  <Lines>0</Lines>
  <Paragraphs>0</Paragraphs>
  <TotalTime>42</TotalTime>
  <ScaleCrop>false</ScaleCrop>
  <LinksUpToDate>false</LinksUpToDate>
  <CharactersWithSpaces>2255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2026-04-07T08:02:00Z</dcterms:created>
  <dc:creator>wenyr</dc:creator>
  <cp:lastModifiedBy>WPS_1591236894</cp:lastModifiedBy>
  <dcterms:modified xsi:type="dcterms:W3CDTF">2026-08-24T08:12:26Z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8ED8531CF81F416CA9B527E71D9C7EAC_13</vt:lpwstr>
  </property>
  <property fmtid="{D5CDD505-2E9C-101B-9397-08002B2CF9AE}" pid="4" name="KSOTemplateDocerSaveRecord">
    <vt:lpwstr>eyJoZGlkIjoiZGZmMzNiMjhiMDIyY2QzZjkyZDA0ZGNkOWFmZjEyODMiLCJ1c2VySWQiOiIxMDA1OTMwODk2In0=</vt:lpwstr>
  </property>
</Properties>
</file>